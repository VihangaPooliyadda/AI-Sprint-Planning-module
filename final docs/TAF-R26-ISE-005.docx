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B82B" w14:textId="30B19AEB" w:rsidR="007A55DA" w:rsidRPr="002E7745" w:rsidRDefault="00E467FD" w:rsidP="007A55DA">
      <w:pPr>
        <w:rPr>
          <w:b/>
          <w:bCs/>
          <w:color w:val="000000" w:themeColor="text1"/>
          <w:sz w:val="24"/>
          <w:szCs w:val="24"/>
        </w:rPr>
      </w:pPr>
      <w:r w:rsidRPr="002E7745">
        <w:rPr>
          <w:noProof/>
          <w:color w:val="000000" w:themeColor="text1"/>
          <w:sz w:val="24"/>
          <w:szCs w:val="24"/>
          <w:lang w:eastAsia="en-US" w:bidi="ar-SA"/>
        </w:rPr>
        <mc:AlternateContent>
          <mc:Choice Requires="wps">
            <w:drawing>
              <wp:anchor distT="45720" distB="45720" distL="114300" distR="114300" simplePos="0" relativeHeight="251658246" behindDoc="0" locked="0" layoutInCell="1" allowOverlap="1" wp14:anchorId="4E5A9C36" wp14:editId="604F57E0">
                <wp:simplePos x="0" y="0"/>
                <wp:positionH relativeFrom="column">
                  <wp:posOffset>2971165</wp:posOffset>
                </wp:positionH>
                <wp:positionV relativeFrom="paragraph">
                  <wp:posOffset>0</wp:posOffset>
                </wp:positionV>
                <wp:extent cx="2948305" cy="371475"/>
                <wp:effectExtent l="0" t="0" r="23495"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371475"/>
                        </a:xfrm>
                        <a:prstGeom prst="rect">
                          <a:avLst/>
                        </a:prstGeom>
                        <a:solidFill>
                          <a:srgbClr val="FFFFFF"/>
                        </a:solidFill>
                        <a:ln w="9525">
                          <a:solidFill>
                            <a:srgbClr val="000000"/>
                          </a:solidFill>
                          <a:miter lim="800000"/>
                          <a:headEnd/>
                          <a:tailEnd/>
                        </a:ln>
                      </wps:spPr>
                      <wps:txbx>
                        <w:txbxContent>
                          <w:p w14:paraId="2CC23A61" w14:textId="77777777" w:rsidR="005C2AA7" w:rsidRPr="005C2AA7" w:rsidRDefault="005C2AA7" w:rsidP="005C2AA7">
                            <w:pPr>
                              <w:spacing w:after="0" w:line="240" w:lineRule="auto"/>
                              <w:rPr>
                                <w:rFonts w:ascii="Aptos Narrow" w:eastAsia="Times New Roman" w:hAnsi="Aptos Narrow" w:cs="Times New Roman"/>
                                <w:color w:val="000000"/>
                                <w:sz w:val="24"/>
                                <w:szCs w:val="24"/>
                                <w:lang w:eastAsia="en-US" w:bidi="ar-SA"/>
                              </w:rPr>
                            </w:pPr>
                            <w:r w:rsidRPr="005C2AA7">
                              <w:rPr>
                                <w:rFonts w:ascii="Aptos Narrow" w:eastAsia="Times New Roman" w:hAnsi="Aptos Narrow" w:cs="Times New Roman"/>
                                <w:color w:val="000000"/>
                                <w:sz w:val="24"/>
                                <w:szCs w:val="24"/>
                                <w:lang w:eastAsia="en-US" w:bidi="ar-SA"/>
                              </w:rPr>
                              <w:t>R26-ISE-005</w:t>
                            </w:r>
                          </w:p>
                          <w:p w14:paraId="492442B5" w14:textId="2C4A0E4D" w:rsidR="00E467FD" w:rsidRDefault="00E467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A9C36" id="_x0000_t202" coordsize="21600,21600" o:spt="202" path="m,l,21600r21600,l21600,xe">
                <v:stroke joinstyle="miter"/>
                <v:path gradientshapeok="t" o:connecttype="rect"/>
              </v:shapetype>
              <v:shape id="Text Box 2" o:spid="_x0000_s1026" type="#_x0000_t202" style="position:absolute;margin-left:233.95pt;margin-top:0;width:232.15pt;height:29.2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">
                <v:textbox>
                  <w:txbxContent>
                    <w:p w14:paraId="2CC23A61" w14:textId="77777777" w:rsidR="005C2AA7" w:rsidRPr="005C2AA7" w:rsidRDefault="005C2AA7" w:rsidP="005C2AA7">
                      <w:pPr>
                        <w:spacing w:after="0" w:line="240" w:lineRule="auto"/>
                        <w:rPr>
                          <w:rFonts w:ascii="Aptos Narrow" w:eastAsia="Times New Roman" w:hAnsi="Aptos Narrow" w:cs="Times New Roman"/>
                          <w:color w:val="000000"/>
                          <w:sz w:val="24"/>
                          <w:szCs w:val="24"/>
                          <w:lang w:eastAsia="en-US" w:bidi="ar-SA"/>
                        </w:rPr>
                      </w:pPr>
                      <w:r w:rsidRPr="005C2AA7">
                        <w:rPr>
                          <w:rFonts w:ascii="Aptos Narrow" w:eastAsia="Times New Roman" w:hAnsi="Aptos Narrow" w:cs="Times New Roman"/>
                          <w:color w:val="000000"/>
                          <w:sz w:val="24"/>
                          <w:szCs w:val="24"/>
                          <w:lang w:eastAsia="en-US" w:bidi="ar-SA"/>
                        </w:rPr>
                        <w:t>R26-ISE-005</w:t>
                      </w:r>
                    </w:p>
                    <w:p w14:paraId="492442B5" w14:textId="2C4A0E4D" w:rsidR="00E467FD" w:rsidRDefault="00E467FD"/>
                  </w:txbxContent>
                </v:textbox>
                <w10:wrap type="square"/>
              </v:shape>
            </w:pict>
          </mc:Fallback>
        </mc:AlternateContent>
      </w:r>
      <w:r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7A55DA" w:rsidRPr="002E7745">
        <w:rPr>
          <w:b/>
          <w:bCs/>
          <w:color w:val="000000" w:themeColor="text1"/>
          <w:sz w:val="24"/>
          <w:szCs w:val="24"/>
        </w:rPr>
        <w:t xml:space="preserve">Project </w:t>
      </w:r>
      <w:r w:rsidR="009A6B2A" w:rsidRPr="002E7745">
        <w:rPr>
          <w:b/>
          <w:bCs/>
          <w:color w:val="000000" w:themeColor="text1"/>
          <w:sz w:val="24"/>
          <w:szCs w:val="24"/>
        </w:rPr>
        <w:t>ID:</w:t>
      </w:r>
    </w:p>
    <w:p w14:paraId="5F7E7254" w14:textId="1D9EC8C9" w:rsidR="00CC257B" w:rsidRPr="002E7745" w:rsidRDefault="00A65331" w:rsidP="00A65331">
      <w:pPr>
        <w:pStyle w:val="ListParagraph"/>
        <w:numPr>
          <w:ilvl w:val="0"/>
          <w:numId w:val="1"/>
        </w:numPr>
        <w:rPr>
          <w:color w:val="000000" w:themeColor="text1"/>
          <w:sz w:val="24"/>
          <w:szCs w:val="24"/>
        </w:rPr>
      </w:pPr>
      <w:r w:rsidRPr="002E7745">
        <w:rPr>
          <w:color w:val="000000" w:themeColor="text1"/>
          <w:sz w:val="24"/>
          <w:szCs w:val="24"/>
        </w:rPr>
        <w:t>Topic (12 words max)</w:t>
      </w:r>
    </w:p>
    <w:p w14:paraId="597815D7" w14:textId="1CCD071A" w:rsidR="00401B02" w:rsidRPr="002E7745" w:rsidRDefault="00401B02" w:rsidP="00401B0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8240" behindDoc="0" locked="0" layoutInCell="1" allowOverlap="1" wp14:anchorId="3B036444" wp14:editId="5B55FC6A">
                <wp:simplePos x="0" y="0"/>
                <wp:positionH relativeFrom="margin">
                  <wp:posOffset>287079</wp:posOffset>
                </wp:positionH>
                <wp:positionV relativeFrom="paragraph">
                  <wp:posOffset>48304</wp:posOffset>
                </wp:positionV>
                <wp:extent cx="5635020" cy="466725"/>
                <wp:effectExtent l="0" t="0" r="22860" b="28575"/>
                <wp:wrapNone/>
                <wp:docPr id="1" name="Text Box 1"/>
                <wp:cNvGraphicFramePr/>
                <a:graphic xmlns:a="http://schemas.openxmlformats.org/drawingml/2006/main">
                  <a:graphicData uri="http://schemas.microsoft.com/office/word/2010/wordprocessingShape">
                    <wps:wsp>
                      <wps:cNvSpPr txBox="1"/>
                      <wps:spPr>
                        <a:xfrm>
                          <a:off x="0" y="0"/>
                          <a:ext cx="5635020" cy="466725"/>
                        </a:xfrm>
                        <a:prstGeom prst="rect">
                          <a:avLst/>
                        </a:prstGeom>
                        <a:solidFill>
                          <a:schemeClr val="lt1"/>
                        </a:solidFill>
                        <a:ln w="6350">
                          <a:solidFill>
                            <a:prstClr val="black"/>
                          </a:solidFill>
                        </a:ln>
                      </wps:spPr>
                      <wps:txbx>
                        <w:txbxContent>
                          <w:p w14:paraId="49BA676E" w14:textId="4C3EAE6B" w:rsidR="00401B02" w:rsidRPr="003D43E2" w:rsidRDefault="003D43E2">
                            <w:pPr>
                              <w:rPr>
                                <w:b/>
                                <w:bCs/>
                              </w:rPr>
                            </w:pPr>
                            <w:r w:rsidRPr="003D43E2">
                              <w:rPr>
                                <w:b/>
                                <w:bCs/>
                              </w:rPr>
                              <w:t>An AI-Driven Requirement-Centric System for Intelligent Software Project</w:t>
                            </w:r>
                            <w:r w:rsidR="00B6219F">
                              <w:rPr>
                                <w:b/>
                                <w:bCs/>
                              </w:rPr>
                              <w:t xml:space="preserve"> Requirement </w:t>
                            </w:r>
                            <w:r w:rsidRPr="003D43E2">
                              <w:rPr>
                                <w:b/>
                                <w:bCs/>
                              </w:rPr>
                              <w:t>Management</w:t>
                            </w:r>
                          </w:p>
                          <w:p w14:paraId="2F57CBD3" w14:textId="7AEFFE86" w:rsidR="00D621EF" w:rsidRDefault="00D621EF"/>
                          <w:p w14:paraId="64046392" w14:textId="77777777" w:rsidR="00CA119A" w:rsidRDefault="00CA11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36444" id="Text Box 1" o:spid="_x0000_s1027" type="#_x0000_t202" style="position:absolute;left:0;text-align:left;margin-left:22.6pt;margin-top:3.8pt;width:443.7pt;height:36.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" fillcolor="white [3201]" strokeweight=".5pt">
                <v:textbox>
                  <w:txbxContent>
                    <w:p w14:paraId="49BA676E" w14:textId="4C3EAE6B" w:rsidR="00401B02" w:rsidRPr="003D43E2" w:rsidRDefault="003D43E2">
                      <w:pPr>
                        <w:rPr>
                          <w:b/>
                          <w:bCs/>
                        </w:rPr>
                      </w:pPr>
                      <w:r w:rsidRPr="003D43E2">
                        <w:rPr>
                          <w:b/>
                          <w:bCs/>
                        </w:rPr>
                        <w:t>An AI-Driven Requirement-Centric System for Intelligent Software Project</w:t>
                      </w:r>
                      <w:r w:rsidR="00B6219F">
                        <w:rPr>
                          <w:b/>
                          <w:bCs/>
                        </w:rPr>
                        <w:t xml:space="preserve"> Requirement </w:t>
                      </w:r>
                      <w:r w:rsidRPr="003D43E2">
                        <w:rPr>
                          <w:b/>
                          <w:bCs/>
                        </w:rPr>
                        <w:t>Management</w:t>
                      </w:r>
                    </w:p>
                    <w:p w14:paraId="2F57CBD3" w14:textId="7AEFFE86" w:rsidR="00D621EF" w:rsidRDefault="00D621EF"/>
                    <w:p w14:paraId="64046392" w14:textId="77777777" w:rsidR="00CA119A" w:rsidRDefault="00CA119A"/>
                  </w:txbxContent>
                </v:textbox>
                <w10:wrap anchorx="margin"/>
              </v:shape>
            </w:pict>
          </mc:Fallback>
        </mc:AlternateContent>
      </w:r>
    </w:p>
    <w:p w14:paraId="45971238" w14:textId="02575A0D" w:rsidR="00401B02" w:rsidRPr="002E7745" w:rsidRDefault="00401B02" w:rsidP="00401B02">
      <w:pPr>
        <w:pStyle w:val="ListParagraph"/>
        <w:rPr>
          <w:color w:val="000000" w:themeColor="text1"/>
          <w:sz w:val="24"/>
          <w:szCs w:val="24"/>
        </w:rPr>
      </w:pPr>
    </w:p>
    <w:p w14:paraId="31935402" w14:textId="77777777" w:rsidR="00401B02" w:rsidRPr="002E7745" w:rsidRDefault="00401B02" w:rsidP="00401B02">
      <w:pPr>
        <w:pStyle w:val="ListParagraph"/>
        <w:rPr>
          <w:color w:val="000000" w:themeColor="text1"/>
          <w:sz w:val="24"/>
          <w:szCs w:val="24"/>
        </w:rPr>
      </w:pPr>
    </w:p>
    <w:p w14:paraId="5C628CB0" w14:textId="07388D18" w:rsidR="00A65331" w:rsidRPr="002E7745" w:rsidRDefault="00454938" w:rsidP="00A65331">
      <w:pPr>
        <w:pStyle w:val="ListParagraph"/>
        <w:numPr>
          <w:ilvl w:val="0"/>
          <w:numId w:val="1"/>
        </w:numPr>
        <w:rPr>
          <w:color w:val="000000" w:themeColor="text1"/>
          <w:sz w:val="24"/>
          <w:szCs w:val="24"/>
        </w:rPr>
      </w:pPr>
      <w:r w:rsidRPr="002E7745">
        <w:rPr>
          <w:b/>
          <w:bCs/>
          <w:noProof/>
          <w:color w:val="000000" w:themeColor="text1"/>
          <w:sz w:val="24"/>
          <w:szCs w:val="24"/>
          <w:lang w:eastAsia="en-US" w:bidi="ar-SA"/>
        </w:rPr>
        <mc:AlternateContent>
          <mc:Choice Requires="wps">
            <w:drawing>
              <wp:anchor distT="0" distB="0" distL="114300" distR="114300" simplePos="0" relativeHeight="251658241" behindDoc="0" locked="0" layoutInCell="1" allowOverlap="1" wp14:anchorId="3455AFB5" wp14:editId="64BCE25D">
                <wp:simplePos x="0" y="0"/>
                <wp:positionH relativeFrom="margin">
                  <wp:posOffset>287079</wp:posOffset>
                </wp:positionH>
                <wp:positionV relativeFrom="paragraph">
                  <wp:posOffset>179971</wp:posOffset>
                </wp:positionV>
                <wp:extent cx="5634990" cy="355600"/>
                <wp:effectExtent l="0" t="0" r="22860" b="2540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5560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EndPr>
                              <w:rPr>
                                <w:rStyle w:val="Strong"/>
                              </w:rPr>
                            </w:sdtEndPr>
                            <w:sdtContent>
                              <w:p w14:paraId="7F2AD850" w14:textId="2C5A5060" w:rsidR="00454938" w:rsidRDefault="003D43E2" w:rsidP="00454938">
                                <w:r>
                                  <w:rPr>
                                    <w:rStyle w:val="Strong"/>
                                  </w:rPr>
                                  <w:t>SST - Software Systems &amp; Technologies</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5AFB5" id="Text Box 3" o:spid="_x0000_s1028" type="#_x0000_t202" style="position:absolute;left:0;text-align:left;margin-left:22.6pt;margin-top:14.15pt;width:443.7pt;height:2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" strokecolor="#8496b0 [1951]">
                <v:textbo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EndPr>
                        <w:rPr>
                          <w:rStyle w:val="Strong"/>
                        </w:rPr>
                      </w:sdtEndPr>
                      <w:sdtContent>
                        <w:p w14:paraId="7F2AD850" w14:textId="2C5A5060" w:rsidR="00454938" w:rsidRDefault="003D43E2" w:rsidP="00454938">
                          <w:r>
                            <w:rPr>
                              <w:rStyle w:val="Strong"/>
                            </w:rPr>
                            <w:t>SST - Software Systems &amp; Technologies</w:t>
                          </w:r>
                        </w:p>
                      </w:sdtContent>
                    </w:sdt>
                  </w:txbxContent>
                </v:textbox>
                <w10:wrap anchorx="margin"/>
              </v:shape>
            </w:pict>
          </mc:Fallback>
        </mc:AlternateContent>
      </w:r>
      <w:r w:rsidR="00A65331" w:rsidRPr="002E7745">
        <w:rPr>
          <w:color w:val="000000" w:themeColor="text1"/>
          <w:sz w:val="24"/>
          <w:szCs w:val="24"/>
        </w:rPr>
        <w:t>Research group the project belongs to</w:t>
      </w:r>
    </w:p>
    <w:p w14:paraId="1F897922" w14:textId="77777777" w:rsidR="00454938" w:rsidRPr="002E7745" w:rsidRDefault="00454938" w:rsidP="00454938">
      <w:pPr>
        <w:pStyle w:val="ListParagraph"/>
        <w:rPr>
          <w:color w:val="000000" w:themeColor="text1"/>
          <w:sz w:val="24"/>
          <w:szCs w:val="24"/>
        </w:rPr>
      </w:pPr>
    </w:p>
    <w:p w14:paraId="7F6A36EA" w14:textId="6D76D54B" w:rsidR="00454938" w:rsidRPr="002E7745" w:rsidRDefault="00454938" w:rsidP="00454938">
      <w:pPr>
        <w:pStyle w:val="ListParagraph"/>
        <w:rPr>
          <w:color w:val="000000" w:themeColor="text1"/>
          <w:sz w:val="24"/>
          <w:szCs w:val="24"/>
        </w:rPr>
      </w:pPr>
    </w:p>
    <w:p w14:paraId="5C64BB96" w14:textId="77777777" w:rsidR="00454938" w:rsidRPr="002E7745" w:rsidRDefault="00454938" w:rsidP="00454938">
      <w:pPr>
        <w:pStyle w:val="ListParagraph"/>
        <w:rPr>
          <w:color w:val="000000" w:themeColor="text1"/>
          <w:sz w:val="24"/>
          <w:szCs w:val="24"/>
        </w:rPr>
      </w:pPr>
    </w:p>
    <w:p w14:paraId="47BC7EE2" w14:textId="228B4CCF" w:rsidR="00A65331" w:rsidRPr="002E7745" w:rsidRDefault="00CE44C3" w:rsidP="00A65331">
      <w:pPr>
        <w:pStyle w:val="ListParagraph"/>
        <w:numPr>
          <w:ilvl w:val="0"/>
          <w:numId w:val="1"/>
        </w:numPr>
        <w:rPr>
          <w:color w:val="000000" w:themeColor="text1"/>
          <w:sz w:val="24"/>
          <w:szCs w:val="24"/>
        </w:rPr>
      </w:pPr>
      <w:r>
        <w:rPr>
          <w:color w:val="000000" w:themeColor="text1"/>
          <w:sz w:val="24"/>
          <w:szCs w:val="24"/>
        </w:rPr>
        <w:t>Specialization of the</w:t>
      </w:r>
      <w:r w:rsidR="00A65331" w:rsidRPr="002E7745">
        <w:rPr>
          <w:color w:val="000000" w:themeColor="text1"/>
          <w:sz w:val="24"/>
          <w:szCs w:val="24"/>
        </w:rPr>
        <w:t xml:space="preserve"> project belongs to</w:t>
      </w:r>
    </w:p>
    <w:p w14:paraId="3F28E882" w14:textId="7ADF631B" w:rsidR="00454938" w:rsidRPr="002E7745" w:rsidRDefault="0045504F" w:rsidP="00454938">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8242" behindDoc="0" locked="0" layoutInCell="1" allowOverlap="1" wp14:anchorId="2B85004B" wp14:editId="61FC76F8">
                <wp:simplePos x="0" y="0"/>
                <wp:positionH relativeFrom="margin">
                  <wp:posOffset>287079</wp:posOffset>
                </wp:positionH>
                <wp:positionV relativeFrom="paragraph">
                  <wp:posOffset>26640</wp:posOffset>
                </wp:positionV>
                <wp:extent cx="5634990" cy="361950"/>
                <wp:effectExtent l="0" t="0" r="22860" b="19050"/>
                <wp:wrapNone/>
                <wp:docPr id="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6195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EndPr>
                              <w:rPr>
                                <w:rStyle w:val="Strong"/>
                              </w:rPr>
                            </w:sdtEndPr>
                            <w:sdtContent>
                              <w:p w14:paraId="09A4109B" w14:textId="44ADC2FE" w:rsidR="0045504F" w:rsidRDefault="00C1212F" w:rsidP="0045504F">
                                <w:r>
                                  <w:rPr>
                                    <w:rStyle w:val="Strong"/>
                                  </w:rPr>
                                  <w:t>Information System Engineering</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85004B" id="_x0000_s1029" type="#_x0000_t202" style="position:absolute;left:0;text-align:left;margin-left:22.6pt;margin-top:2.1pt;width:443.7pt;height:28.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" strokecolor="#8496b0 [1951]">
                <v:textbo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EndPr>
                        <w:rPr>
                          <w:rStyle w:val="Strong"/>
                        </w:rPr>
                      </w:sdtEndPr>
                      <w:sdtContent>
                        <w:p w14:paraId="09A4109B" w14:textId="44ADC2FE" w:rsidR="0045504F" w:rsidRDefault="00C1212F" w:rsidP="0045504F">
                          <w:r>
                            <w:rPr>
                              <w:rStyle w:val="Strong"/>
                            </w:rPr>
                            <w:t>Information System Engineering</w:t>
                          </w:r>
                        </w:p>
                      </w:sdtContent>
                    </w:sdt>
                  </w:txbxContent>
                </v:textbox>
                <w10:wrap anchorx="margin"/>
              </v:shape>
            </w:pict>
          </mc:Fallback>
        </mc:AlternateContent>
      </w:r>
    </w:p>
    <w:p w14:paraId="23067B8B" w14:textId="4ABE3DB7" w:rsidR="00454938" w:rsidRPr="002E7745" w:rsidRDefault="00454938" w:rsidP="00454938">
      <w:pPr>
        <w:pStyle w:val="ListParagraph"/>
        <w:rPr>
          <w:color w:val="000000" w:themeColor="text1"/>
          <w:sz w:val="24"/>
          <w:szCs w:val="24"/>
        </w:rPr>
      </w:pPr>
    </w:p>
    <w:p w14:paraId="7F52747C" w14:textId="77777777" w:rsidR="00454938" w:rsidRPr="002E7745" w:rsidRDefault="00454938" w:rsidP="00454938">
      <w:pPr>
        <w:pStyle w:val="ListParagraph"/>
        <w:rPr>
          <w:color w:val="000000" w:themeColor="text1"/>
          <w:sz w:val="24"/>
          <w:szCs w:val="24"/>
        </w:rPr>
      </w:pPr>
    </w:p>
    <w:p w14:paraId="7C47A6E9" w14:textId="77777777" w:rsidR="00E57EBF" w:rsidRPr="002E7745" w:rsidRDefault="00E57EBF" w:rsidP="00E57EBF">
      <w:pPr>
        <w:pStyle w:val="ListParagraph"/>
        <w:numPr>
          <w:ilvl w:val="0"/>
          <w:numId w:val="1"/>
        </w:numPr>
        <w:rPr>
          <w:color w:val="000000" w:themeColor="text1"/>
        </w:rPr>
      </w:pPr>
      <w:r w:rsidRPr="002E7745">
        <w:rPr>
          <w:color w:val="000000" w:themeColor="text1"/>
        </w:rPr>
        <w:t xml:space="preserve">If a continuation of a previous project: </w:t>
      </w:r>
    </w:p>
    <w:tbl>
      <w:tblPr>
        <w:tblStyle w:val="TableGrid"/>
        <w:tblpPr w:leftFromText="180" w:rightFromText="180" w:vertAnchor="text" w:horzAnchor="page" w:tblpX="1900" w:tblpY="65"/>
        <w:tblW w:w="0" w:type="auto"/>
        <w:tblLook w:val="04A0" w:firstRow="1" w:lastRow="0" w:firstColumn="1" w:lastColumn="0" w:noHBand="0" w:noVBand="1"/>
      </w:tblPr>
      <w:tblGrid>
        <w:gridCol w:w="1227"/>
        <w:gridCol w:w="2855"/>
      </w:tblGrid>
      <w:tr w:rsidR="00A63110" w:rsidRPr="002E7745" w14:paraId="707979B5" w14:textId="77777777" w:rsidTr="00C5604C">
        <w:trPr>
          <w:trHeight w:val="372"/>
        </w:trPr>
        <w:tc>
          <w:tcPr>
            <w:tcW w:w="1227" w:type="dxa"/>
          </w:tcPr>
          <w:p w14:paraId="63DB2750" w14:textId="77777777" w:rsidR="00E57EBF" w:rsidRPr="002E7745" w:rsidRDefault="00E57EBF" w:rsidP="00C5604C">
            <w:pPr>
              <w:jc w:val="both"/>
              <w:rPr>
                <w:color w:val="000000" w:themeColor="text1"/>
              </w:rPr>
            </w:pPr>
            <w:r w:rsidRPr="002E7745">
              <w:rPr>
                <w:color w:val="000000" w:themeColor="text1"/>
              </w:rPr>
              <w:t xml:space="preserve">Project ID  </w:t>
            </w:r>
          </w:p>
        </w:tc>
        <w:tc>
          <w:tcPr>
            <w:tcW w:w="2855" w:type="dxa"/>
          </w:tcPr>
          <w:p w14:paraId="69800CD7" w14:textId="72E179BD" w:rsidR="00E57EBF" w:rsidRPr="00C1212F" w:rsidRDefault="00E57EBF" w:rsidP="00C1212F">
            <w:pPr>
              <w:rPr>
                <w:rFonts w:ascii="Aptos Narrow" w:hAnsi="Aptos Narrow" w:cs="Times New Roman"/>
                <w:color w:val="000000"/>
              </w:rPr>
            </w:pPr>
          </w:p>
        </w:tc>
      </w:tr>
      <w:tr w:rsidR="00A63110" w:rsidRPr="002E7745" w14:paraId="62B7811B" w14:textId="77777777" w:rsidTr="00C5604C">
        <w:trPr>
          <w:trHeight w:val="372"/>
        </w:trPr>
        <w:tc>
          <w:tcPr>
            <w:tcW w:w="1227" w:type="dxa"/>
          </w:tcPr>
          <w:p w14:paraId="7F3EFA47" w14:textId="77777777" w:rsidR="00E57EBF" w:rsidRPr="002E7745" w:rsidRDefault="00E57EBF" w:rsidP="00C5604C">
            <w:pPr>
              <w:jc w:val="both"/>
              <w:rPr>
                <w:color w:val="000000" w:themeColor="text1"/>
              </w:rPr>
            </w:pPr>
            <w:r w:rsidRPr="002E7745">
              <w:rPr>
                <w:color w:val="000000" w:themeColor="text1"/>
              </w:rPr>
              <w:t>Year</w:t>
            </w:r>
          </w:p>
        </w:tc>
        <w:tc>
          <w:tcPr>
            <w:tcW w:w="2855" w:type="dxa"/>
          </w:tcPr>
          <w:p w14:paraId="2E147ACB" w14:textId="77844978" w:rsidR="00E57EBF" w:rsidRPr="002E7745" w:rsidRDefault="00E57EBF" w:rsidP="00C5604C">
            <w:pPr>
              <w:ind w:left="1080"/>
              <w:rPr>
                <w:color w:val="000000" w:themeColor="text1"/>
              </w:rPr>
            </w:pPr>
          </w:p>
        </w:tc>
      </w:tr>
    </w:tbl>
    <w:p w14:paraId="0997D9E3" w14:textId="1319C5FC" w:rsidR="00801FE0" w:rsidRDefault="00801FE0" w:rsidP="593F82BD">
      <w:pPr>
        <w:rPr>
          <w:color w:val="000000" w:themeColor="text1"/>
        </w:rPr>
      </w:pPr>
    </w:p>
    <w:p w14:paraId="4336E2A2" w14:textId="77777777" w:rsidR="009444BE" w:rsidRPr="002E7745" w:rsidRDefault="009444BE" w:rsidP="593F82BD">
      <w:pPr>
        <w:rPr>
          <w:color w:val="000000" w:themeColor="text1"/>
        </w:rPr>
      </w:pPr>
    </w:p>
    <w:p w14:paraId="7196C57A" w14:textId="12F758CF" w:rsidR="00A65331" w:rsidRPr="002E7745" w:rsidRDefault="00A65331" w:rsidP="00E032BF">
      <w:pPr>
        <w:pStyle w:val="ListParagraph"/>
        <w:numPr>
          <w:ilvl w:val="0"/>
          <w:numId w:val="1"/>
        </w:numPr>
        <w:rPr>
          <w:color w:val="000000" w:themeColor="text1"/>
          <w:sz w:val="24"/>
          <w:szCs w:val="24"/>
        </w:rPr>
      </w:pPr>
      <w:r w:rsidRPr="002E7745">
        <w:rPr>
          <w:color w:val="000000" w:themeColor="text1"/>
          <w:sz w:val="24"/>
          <w:szCs w:val="24"/>
        </w:rPr>
        <w:t xml:space="preserve">Brief </w:t>
      </w:r>
      <w:r w:rsidR="00E032BF" w:rsidRPr="002E7745">
        <w:rPr>
          <w:color w:val="000000" w:themeColor="text1"/>
          <w:sz w:val="24"/>
          <w:szCs w:val="24"/>
        </w:rPr>
        <w:t xml:space="preserve">description of the </w:t>
      </w:r>
      <w:r w:rsidRPr="002E7745">
        <w:rPr>
          <w:color w:val="000000" w:themeColor="text1"/>
          <w:sz w:val="24"/>
          <w:szCs w:val="24"/>
        </w:rPr>
        <w:t>research problem</w:t>
      </w:r>
      <w:r w:rsidR="00FF6C60" w:rsidRPr="002E7745">
        <w:rPr>
          <w:color w:val="000000" w:themeColor="text1"/>
          <w:sz w:val="24"/>
          <w:szCs w:val="24"/>
        </w:rPr>
        <w:t xml:space="preserve"> </w:t>
      </w:r>
      <w:r w:rsidR="00BA0FFA">
        <w:rPr>
          <w:color w:val="000000" w:themeColor="text1"/>
          <w:sz w:val="24"/>
          <w:szCs w:val="24"/>
        </w:rPr>
        <w:t xml:space="preserve">including references </w:t>
      </w:r>
      <w:r w:rsidR="00B35069" w:rsidRPr="002E7745">
        <w:rPr>
          <w:color w:val="000000" w:themeColor="text1"/>
          <w:sz w:val="24"/>
          <w:szCs w:val="24"/>
        </w:rPr>
        <w:t>(</w:t>
      </w:r>
      <w:r w:rsidR="003845D1">
        <w:rPr>
          <w:color w:val="000000" w:themeColor="text1"/>
          <w:sz w:val="24"/>
          <w:szCs w:val="24"/>
        </w:rPr>
        <w:t>300</w:t>
      </w:r>
      <w:r w:rsidR="00B35069" w:rsidRPr="002E7745">
        <w:rPr>
          <w:color w:val="000000" w:themeColor="text1"/>
          <w:sz w:val="24"/>
          <w:szCs w:val="24"/>
        </w:rPr>
        <w:t xml:space="preserve"> words max)</w:t>
      </w:r>
      <w:r w:rsidR="00BA0FFA">
        <w:rPr>
          <w:color w:val="000000" w:themeColor="text1"/>
          <w:sz w:val="24"/>
          <w:szCs w:val="24"/>
        </w:rPr>
        <w:t xml:space="preserve"> – </w:t>
      </w:r>
      <w:r w:rsidR="00BD6C3B">
        <w:rPr>
          <w:color w:val="000000" w:themeColor="text1"/>
          <w:sz w:val="24"/>
          <w:szCs w:val="24"/>
        </w:rPr>
        <w:t>r</w:t>
      </w:r>
      <w:r w:rsidR="00BA0FFA">
        <w:rPr>
          <w:color w:val="000000" w:themeColor="text1"/>
          <w:sz w:val="24"/>
          <w:szCs w:val="24"/>
        </w:rPr>
        <w:t>eferences not included in word count</w:t>
      </w:r>
      <w:r w:rsidR="00B4537C">
        <w:rPr>
          <w:color w:val="000000" w:themeColor="text1"/>
          <w:sz w:val="24"/>
          <w:szCs w:val="24"/>
        </w:rPr>
        <w:t>.</w:t>
      </w:r>
    </w:p>
    <w:p w14:paraId="0BE402CC" w14:textId="63E5E29A" w:rsidR="00FF6C60" w:rsidRPr="002E7745" w:rsidRDefault="00FF6C60"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8243" behindDoc="0" locked="0" layoutInCell="1" allowOverlap="1" wp14:anchorId="716CCB57" wp14:editId="38BBC17A">
                <wp:simplePos x="0" y="0"/>
                <wp:positionH relativeFrom="margin">
                  <wp:posOffset>180975</wp:posOffset>
                </wp:positionH>
                <wp:positionV relativeFrom="paragraph">
                  <wp:posOffset>31115</wp:posOffset>
                </wp:positionV>
                <wp:extent cx="5978769" cy="4429125"/>
                <wp:effectExtent l="0" t="0" r="22225" b="28575"/>
                <wp:wrapNone/>
                <wp:docPr id="3" name="Text Box 3"/>
                <wp:cNvGraphicFramePr/>
                <a:graphic xmlns:a="http://schemas.openxmlformats.org/drawingml/2006/main">
                  <a:graphicData uri="http://schemas.microsoft.com/office/word/2010/wordprocessingShape">
                    <wps:wsp>
                      <wps:cNvSpPr txBox="1"/>
                      <wps:spPr>
                        <a:xfrm>
                          <a:off x="0" y="0"/>
                          <a:ext cx="5978769" cy="4429125"/>
                        </a:xfrm>
                        <a:prstGeom prst="rect">
                          <a:avLst/>
                        </a:prstGeom>
                        <a:solidFill>
                          <a:sysClr val="window" lastClr="FFFFFF"/>
                        </a:solidFill>
                        <a:ln w="6350">
                          <a:solidFill>
                            <a:prstClr val="black"/>
                          </a:solidFill>
                        </a:ln>
                      </wps:spPr>
                      <wps:txbx>
                        <w:txbxContent>
                          <w:p w14:paraId="27C0FACE" w14:textId="77777777" w:rsidR="006A0432" w:rsidRPr="00263AE8" w:rsidRDefault="009250AD" w:rsidP="00263AE8">
                            <w:pPr>
                              <w:rPr>
                                <w:b/>
                                <w:bCs/>
                                <w:sz w:val="20"/>
                              </w:rPr>
                            </w:pPr>
                            <w:r w:rsidRPr="00263AE8">
                              <w:rPr>
                                <w:b/>
                                <w:bCs/>
                                <w:sz w:val="20"/>
                              </w:rPr>
                              <w:t xml:space="preserve">1) </w:t>
                            </w:r>
                            <w:r w:rsidR="0072711B" w:rsidRPr="00263AE8">
                              <w:rPr>
                                <w:b/>
                                <w:bCs/>
                                <w:sz w:val="20"/>
                              </w:rPr>
                              <w:t>Nature and Gravity of the Problem</w:t>
                            </w:r>
                          </w:p>
                          <w:p w14:paraId="1396F846" w14:textId="0B76A762" w:rsidR="006A0432" w:rsidRPr="00263AE8" w:rsidRDefault="004354D5" w:rsidP="00263AE8">
                            <w:pPr>
                              <w:rPr>
                                <w:b/>
                                <w:bCs/>
                                <w:sz w:val="20"/>
                              </w:rPr>
                            </w:pPr>
                            <w:r w:rsidRPr="00263AE8">
                              <w:rPr>
                                <w:sz w:val="20"/>
                              </w:rPr>
                              <w:t>Requirement</w:t>
                            </w:r>
                            <w:r w:rsidR="006A0432" w:rsidRPr="00263AE8">
                              <w:rPr>
                                <w:sz w:val="20"/>
                              </w:rPr>
                              <w:t xml:space="preserve"> Engineering is essential to the success of software projects, but many projects suffer from poor communication between development teams and stakeholders</w:t>
                            </w:r>
                            <w:ins w:id="0" w:author="Buddhima Attanayaka" w:date="2026-01-14T11:00:00Z" w16du:dateUtc="2026-01-14T05:30:00Z">
                              <w:r w:rsidR="00B6219F">
                                <w:rPr>
                                  <w:sz w:val="20"/>
                                </w:rPr>
                                <w:t>,</w:t>
                              </w:r>
                            </w:ins>
                            <w:r w:rsidR="006A0432" w:rsidRPr="00263AE8">
                              <w:rPr>
                                <w:sz w:val="20"/>
                              </w:rPr>
                              <w:t xml:space="preserve"> as well as a lack of domain expertise among technical personnel. Requirements from stakeholders are</w:t>
                            </w:r>
                            <w:r w:rsidR="00304F06">
                              <w:rPr>
                                <w:sz w:val="20"/>
                              </w:rPr>
                              <w:t xml:space="preserve"> </w:t>
                            </w:r>
                            <w:r w:rsidR="00B6219F">
                              <w:rPr>
                                <w:sz w:val="20"/>
                              </w:rPr>
                              <w:t>often expressed in vague or informal language, which can make it challenging</w:t>
                            </w:r>
                            <w:r w:rsidR="006A0432" w:rsidRPr="00263AE8">
                              <w:rPr>
                                <w:sz w:val="20"/>
                              </w:rPr>
                              <w:t xml:space="preserve"> to translate them into technical specifications. Additionally, a dependence on static documents like emails or high-level specifications results from low stakeholder </w:t>
                            </w:r>
                            <w:r w:rsidR="008C69B4" w:rsidRPr="00263AE8">
                              <w:rPr>
                                <w:sz w:val="20"/>
                              </w:rPr>
                              <w:t>engagement. When</w:t>
                            </w:r>
                            <w:r w:rsidR="00F30925" w:rsidRPr="00263AE8">
                              <w:rPr>
                                <w:sz w:val="20"/>
                              </w:rPr>
                              <w:t xml:space="preserve"> Domain </w:t>
                            </w:r>
                            <w:r w:rsidR="008C69B4" w:rsidRPr="00263AE8">
                              <w:rPr>
                                <w:sz w:val="20"/>
                              </w:rPr>
                              <w:t>knowledge</w:t>
                            </w:r>
                            <w:r w:rsidR="00F30925" w:rsidRPr="00263AE8">
                              <w:rPr>
                                <w:sz w:val="20"/>
                              </w:rPr>
                              <w:t xml:space="preserve"> is limited</w:t>
                            </w:r>
                            <w:r w:rsidR="00191F2E" w:rsidRPr="00263AE8">
                              <w:rPr>
                                <w:sz w:val="20"/>
                              </w:rPr>
                              <w:t>, Business Analysts struggle</w:t>
                            </w:r>
                            <w:r w:rsidR="008C69B4" w:rsidRPr="00263AE8">
                              <w:rPr>
                                <w:sz w:val="20"/>
                              </w:rPr>
                              <w:t xml:space="preserve"> in translating business needs into structured artifacts like Epics, Features, User Stories and Acceptance Criteria.</w:t>
                            </w:r>
                            <w:r w:rsidR="006A0432" w:rsidRPr="00263AE8">
                              <w:rPr>
                                <w:sz w:val="20"/>
                              </w:rPr>
                              <w:br/>
                            </w:r>
                            <w:r w:rsidR="006A0432" w:rsidRPr="00263AE8">
                              <w:rPr>
                                <w:sz w:val="20"/>
                              </w:rPr>
                              <w:br/>
                              <w:t xml:space="preserve">These difficulties lead to unclear or insufficient requirements, missing functional and non-functional expectations, erroneous presumptions, and poorly </w:t>
                            </w:r>
                            <w:r w:rsidR="00B6219F" w:rsidRPr="00263AE8">
                              <w:rPr>
                                <w:sz w:val="20"/>
                              </w:rPr>
                              <w:t>organized</w:t>
                            </w:r>
                            <w:r w:rsidR="006A0432" w:rsidRPr="00263AE8">
                              <w:rPr>
                                <w:sz w:val="20"/>
                              </w:rPr>
                              <w:t xml:space="preserve"> art</w:t>
                            </w:r>
                            <w:r w:rsidR="006C4260" w:rsidRPr="00263AE8">
                              <w:rPr>
                                <w:sz w:val="20"/>
                              </w:rPr>
                              <w:t>i</w:t>
                            </w:r>
                            <w:r w:rsidR="006A0432" w:rsidRPr="00263AE8">
                              <w:rPr>
                                <w:sz w:val="20"/>
                              </w:rPr>
                              <w:t xml:space="preserve">facts. Furthermore, requirement engineers find it difficult to precisely translate business needs into clearly defined Epics, Features, User Stories, and Acceptance Criteria when they lack domain knowledge, especially in </w:t>
                            </w:r>
                            <w:r w:rsidR="00B6219F" w:rsidRPr="00263AE8">
                              <w:rPr>
                                <w:sz w:val="20"/>
                              </w:rPr>
                              <w:t>specialized</w:t>
                            </w:r>
                            <w:r w:rsidR="006A0432" w:rsidRPr="00263AE8">
                              <w:rPr>
                                <w:sz w:val="20"/>
                              </w:rPr>
                              <w:t xml:space="preserve"> domains.</w:t>
                            </w:r>
                          </w:p>
                          <w:p w14:paraId="476E0843" w14:textId="19F4868B" w:rsidR="009444BE" w:rsidRPr="00263AE8" w:rsidRDefault="009444BE" w:rsidP="00263AE8">
                            <w:pPr>
                              <w:spacing w:after="0" w:line="276" w:lineRule="auto"/>
                              <w:rPr>
                                <w:sz w:val="20"/>
                              </w:rPr>
                            </w:pPr>
                            <w:r w:rsidRPr="00263AE8">
                              <w:rPr>
                                <w:sz w:val="20"/>
                              </w:rPr>
                              <w:t>Poorly defined and unprioritized requirements result in confusion, duplicated functionality, and misalignment with stakeholder needs throughout the project lifecycle. When user requirements are expressed inconsistently and without clear priority levels, development teams struggle to identify which features should be implemented first. As a result, critical functionalities may be delayed while less important features receive attention, leading to inefficient</w:t>
                            </w:r>
                            <w:r w:rsidR="00304F06">
                              <w:rPr>
                                <w:sz w:val="20"/>
                              </w:rPr>
                              <w:t xml:space="preserve"> </w:t>
                            </w:r>
                            <w:r w:rsidR="00B6219F">
                              <w:rPr>
                                <w:sz w:val="20"/>
                              </w:rPr>
                              <w:t>resource utilization</w:t>
                            </w:r>
                            <w:r w:rsidRPr="00263AE8">
                              <w:rPr>
                                <w:sz w:val="20"/>
                              </w:rPr>
                              <w:t>, frequent rework, increased defects, and uncontrolled scope growth</w:t>
                            </w:r>
                            <w:r w:rsidR="00D94828" w:rsidRPr="00263AE8">
                              <w:rPr>
                                <w:sz w:val="20"/>
                              </w:rPr>
                              <w:t>.</w:t>
                            </w:r>
                          </w:p>
                          <w:p w14:paraId="47C23CDA" w14:textId="77777777" w:rsidR="00D94828" w:rsidRPr="00263AE8" w:rsidRDefault="00D94828" w:rsidP="00263AE8">
                            <w:pPr>
                              <w:spacing w:after="0" w:line="276" w:lineRule="auto"/>
                              <w:rPr>
                                <w:sz w:val="20"/>
                              </w:rPr>
                            </w:pPr>
                          </w:p>
                          <w:p w14:paraId="6A44A516" w14:textId="77777777" w:rsidR="005970B5" w:rsidRPr="00263AE8" w:rsidRDefault="005970B5" w:rsidP="00263AE8">
                            <w:pPr>
                              <w:spacing w:after="0" w:line="276" w:lineRule="auto"/>
                              <w:rPr>
                                <w:sz w:val="20"/>
                              </w:rPr>
                            </w:pPr>
                            <w:r w:rsidRPr="00263AE8">
                              <w:rPr>
                                <w:sz w:val="20"/>
                              </w:rPr>
                              <w:t>Another major challenge is uncontrolled requirement changes and scope creep. Clients may request new features or modify existing requirements without a structured change management process. Without proper tracking, approval workflows, and impact analysis, teams cannot clearly identify how changes affect project scope, cost, timeline, and resources. This often leads to project delays, budget overruns, reduced team morale, and decreased client satisfaction.</w:t>
                            </w:r>
                          </w:p>
                          <w:p w14:paraId="667E38B2" w14:textId="77777777" w:rsidR="005970B5" w:rsidRPr="00263AE8" w:rsidRDefault="005970B5" w:rsidP="00263AE8">
                            <w:pPr>
                              <w:rPr>
                                <w:b/>
                                <w:bCs/>
                                <w:sz w:val="20"/>
                              </w:rPr>
                            </w:pPr>
                          </w:p>
                          <w:p w14:paraId="13520099" w14:textId="77777777" w:rsidR="00E032BF" w:rsidRDefault="00E032BF" w:rsidP="00263A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CCB57" id="_x0000_s1030" type="#_x0000_t202" style="position:absolute;left:0;text-align:left;margin-left:14.25pt;margin-top:2.45pt;width:470.75pt;height:348.7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" fillcolor="window" strokeweight=".5pt">
                <v:textbox>
                  <w:txbxContent>
                    <w:p w14:paraId="27C0FACE" w14:textId="77777777" w:rsidR="006A0432" w:rsidRPr="00263AE8" w:rsidRDefault="009250AD" w:rsidP="00263AE8">
                      <w:pPr>
                        <w:rPr>
                          <w:b/>
                          <w:bCs/>
                          <w:sz w:val="20"/>
                        </w:rPr>
                      </w:pPr>
                      <w:r w:rsidRPr="00263AE8">
                        <w:rPr>
                          <w:b/>
                          <w:bCs/>
                          <w:sz w:val="20"/>
                        </w:rPr>
                        <w:t xml:space="preserve">1) </w:t>
                      </w:r>
                      <w:r w:rsidR="0072711B" w:rsidRPr="00263AE8">
                        <w:rPr>
                          <w:b/>
                          <w:bCs/>
                          <w:sz w:val="20"/>
                        </w:rPr>
                        <w:t>Nature and Gravity of the Problem</w:t>
                      </w:r>
                    </w:p>
                    <w:p w14:paraId="1396F846" w14:textId="0B76A762" w:rsidR="006A0432" w:rsidRPr="00263AE8" w:rsidRDefault="004354D5" w:rsidP="00263AE8">
                      <w:pPr>
                        <w:rPr>
                          <w:b/>
                          <w:bCs/>
                          <w:sz w:val="20"/>
                        </w:rPr>
                      </w:pPr>
                      <w:r w:rsidRPr="00263AE8">
                        <w:rPr>
                          <w:sz w:val="20"/>
                        </w:rPr>
                        <w:t>Requirement</w:t>
                      </w:r>
                      <w:r w:rsidR="006A0432" w:rsidRPr="00263AE8">
                        <w:rPr>
                          <w:sz w:val="20"/>
                        </w:rPr>
                        <w:t xml:space="preserve"> Engineering is essential to the success of software projects, but many projects suffer from poor communication between development teams and stakeholders</w:t>
                      </w:r>
                      <w:ins w:id="1" w:author="Buddhima Attanayaka" w:date="2026-01-14T11:00:00Z" w16du:dateUtc="2026-01-14T05:30:00Z">
                        <w:r w:rsidR="00B6219F">
                          <w:rPr>
                            <w:sz w:val="20"/>
                          </w:rPr>
                          <w:t>,</w:t>
                        </w:r>
                      </w:ins>
                      <w:r w:rsidR="006A0432" w:rsidRPr="00263AE8">
                        <w:rPr>
                          <w:sz w:val="20"/>
                        </w:rPr>
                        <w:t xml:space="preserve"> as well as a lack of domain expertise among technical personnel. Requirements from stakeholders are</w:t>
                      </w:r>
                      <w:r w:rsidR="00304F06">
                        <w:rPr>
                          <w:sz w:val="20"/>
                        </w:rPr>
                        <w:t xml:space="preserve"> </w:t>
                      </w:r>
                      <w:r w:rsidR="00B6219F">
                        <w:rPr>
                          <w:sz w:val="20"/>
                        </w:rPr>
                        <w:t>often expressed in vague or informal language, which can make it challenging</w:t>
                      </w:r>
                      <w:r w:rsidR="006A0432" w:rsidRPr="00263AE8">
                        <w:rPr>
                          <w:sz w:val="20"/>
                        </w:rPr>
                        <w:t xml:space="preserve"> to translate them into technical specifications. Additionally, a dependence on static documents like emails or high-level specifications results from low stakeholder </w:t>
                      </w:r>
                      <w:r w:rsidR="008C69B4" w:rsidRPr="00263AE8">
                        <w:rPr>
                          <w:sz w:val="20"/>
                        </w:rPr>
                        <w:t>engagement. When</w:t>
                      </w:r>
                      <w:r w:rsidR="00F30925" w:rsidRPr="00263AE8">
                        <w:rPr>
                          <w:sz w:val="20"/>
                        </w:rPr>
                        <w:t xml:space="preserve"> Domain </w:t>
                      </w:r>
                      <w:r w:rsidR="008C69B4" w:rsidRPr="00263AE8">
                        <w:rPr>
                          <w:sz w:val="20"/>
                        </w:rPr>
                        <w:t>knowledge</w:t>
                      </w:r>
                      <w:r w:rsidR="00F30925" w:rsidRPr="00263AE8">
                        <w:rPr>
                          <w:sz w:val="20"/>
                        </w:rPr>
                        <w:t xml:space="preserve"> is limited</w:t>
                      </w:r>
                      <w:r w:rsidR="00191F2E" w:rsidRPr="00263AE8">
                        <w:rPr>
                          <w:sz w:val="20"/>
                        </w:rPr>
                        <w:t>, Business Analysts struggle</w:t>
                      </w:r>
                      <w:r w:rsidR="008C69B4" w:rsidRPr="00263AE8">
                        <w:rPr>
                          <w:sz w:val="20"/>
                        </w:rPr>
                        <w:t xml:space="preserve"> in translating business needs into structured artifacts like Epics, Features, User Stories and Acceptance Criteria.</w:t>
                      </w:r>
                      <w:r w:rsidR="006A0432" w:rsidRPr="00263AE8">
                        <w:rPr>
                          <w:sz w:val="20"/>
                        </w:rPr>
                        <w:br/>
                      </w:r>
                      <w:r w:rsidR="006A0432" w:rsidRPr="00263AE8">
                        <w:rPr>
                          <w:sz w:val="20"/>
                        </w:rPr>
                        <w:br/>
                        <w:t xml:space="preserve">These difficulties lead to unclear or insufficient requirements, missing functional and non-functional expectations, erroneous presumptions, and poorly </w:t>
                      </w:r>
                      <w:r w:rsidR="00B6219F" w:rsidRPr="00263AE8">
                        <w:rPr>
                          <w:sz w:val="20"/>
                        </w:rPr>
                        <w:t>organized</w:t>
                      </w:r>
                      <w:r w:rsidR="006A0432" w:rsidRPr="00263AE8">
                        <w:rPr>
                          <w:sz w:val="20"/>
                        </w:rPr>
                        <w:t xml:space="preserve"> art</w:t>
                      </w:r>
                      <w:r w:rsidR="006C4260" w:rsidRPr="00263AE8">
                        <w:rPr>
                          <w:sz w:val="20"/>
                        </w:rPr>
                        <w:t>i</w:t>
                      </w:r>
                      <w:r w:rsidR="006A0432" w:rsidRPr="00263AE8">
                        <w:rPr>
                          <w:sz w:val="20"/>
                        </w:rPr>
                        <w:t xml:space="preserve">facts. Furthermore, requirement engineers find it difficult to precisely translate business needs into clearly defined Epics, Features, User Stories, and Acceptance Criteria when they lack domain knowledge, especially in </w:t>
                      </w:r>
                      <w:r w:rsidR="00B6219F" w:rsidRPr="00263AE8">
                        <w:rPr>
                          <w:sz w:val="20"/>
                        </w:rPr>
                        <w:t>specialized</w:t>
                      </w:r>
                      <w:r w:rsidR="006A0432" w:rsidRPr="00263AE8">
                        <w:rPr>
                          <w:sz w:val="20"/>
                        </w:rPr>
                        <w:t xml:space="preserve"> domains.</w:t>
                      </w:r>
                    </w:p>
                    <w:p w14:paraId="476E0843" w14:textId="19F4868B" w:rsidR="009444BE" w:rsidRPr="00263AE8" w:rsidRDefault="009444BE" w:rsidP="00263AE8">
                      <w:pPr>
                        <w:spacing w:after="0" w:line="276" w:lineRule="auto"/>
                        <w:rPr>
                          <w:sz w:val="20"/>
                        </w:rPr>
                      </w:pPr>
                      <w:r w:rsidRPr="00263AE8">
                        <w:rPr>
                          <w:sz w:val="20"/>
                        </w:rPr>
                        <w:t>Poorly defined and unprioritized requirements result in confusion, duplicated functionality, and misalignment with stakeholder needs throughout the project lifecycle. When user requirements are expressed inconsistently and without clear priority levels, development teams struggle to identify which features should be implemented first. As a result, critical functionalities may be delayed while less important features receive attention, leading to inefficient</w:t>
                      </w:r>
                      <w:r w:rsidR="00304F06">
                        <w:rPr>
                          <w:sz w:val="20"/>
                        </w:rPr>
                        <w:t xml:space="preserve"> </w:t>
                      </w:r>
                      <w:r w:rsidR="00B6219F">
                        <w:rPr>
                          <w:sz w:val="20"/>
                        </w:rPr>
                        <w:t>resource utilization</w:t>
                      </w:r>
                      <w:r w:rsidRPr="00263AE8">
                        <w:rPr>
                          <w:sz w:val="20"/>
                        </w:rPr>
                        <w:t>, frequent rework, increased defects, and uncontrolled scope growth</w:t>
                      </w:r>
                      <w:r w:rsidR="00D94828" w:rsidRPr="00263AE8">
                        <w:rPr>
                          <w:sz w:val="20"/>
                        </w:rPr>
                        <w:t>.</w:t>
                      </w:r>
                    </w:p>
                    <w:p w14:paraId="47C23CDA" w14:textId="77777777" w:rsidR="00D94828" w:rsidRPr="00263AE8" w:rsidRDefault="00D94828" w:rsidP="00263AE8">
                      <w:pPr>
                        <w:spacing w:after="0" w:line="276" w:lineRule="auto"/>
                        <w:rPr>
                          <w:sz w:val="20"/>
                        </w:rPr>
                      </w:pPr>
                    </w:p>
                    <w:p w14:paraId="6A44A516" w14:textId="77777777" w:rsidR="005970B5" w:rsidRPr="00263AE8" w:rsidRDefault="005970B5" w:rsidP="00263AE8">
                      <w:pPr>
                        <w:spacing w:after="0" w:line="276" w:lineRule="auto"/>
                        <w:rPr>
                          <w:sz w:val="20"/>
                        </w:rPr>
                      </w:pPr>
                      <w:r w:rsidRPr="00263AE8">
                        <w:rPr>
                          <w:sz w:val="20"/>
                        </w:rPr>
                        <w:t>Another major challenge is uncontrolled requirement changes and scope creep. Clients may request new features or modify existing requirements without a structured change management process. Without proper tracking, approval workflows, and impact analysis, teams cannot clearly identify how changes affect project scope, cost, timeline, and resources. This often leads to project delays, budget overruns, reduced team morale, and decreased client satisfaction.</w:t>
                      </w:r>
                    </w:p>
                    <w:p w14:paraId="667E38B2" w14:textId="77777777" w:rsidR="005970B5" w:rsidRPr="00263AE8" w:rsidRDefault="005970B5" w:rsidP="00263AE8">
                      <w:pPr>
                        <w:rPr>
                          <w:b/>
                          <w:bCs/>
                          <w:sz w:val="20"/>
                        </w:rPr>
                      </w:pPr>
                    </w:p>
                    <w:p w14:paraId="13520099" w14:textId="77777777" w:rsidR="00E032BF" w:rsidRDefault="00E032BF" w:rsidP="00263AE8"/>
                  </w:txbxContent>
                </v:textbox>
                <w10:wrap anchorx="margin"/>
              </v:shape>
            </w:pict>
          </mc:Fallback>
        </mc:AlternateContent>
      </w:r>
    </w:p>
    <w:p w14:paraId="0FF4EB07" w14:textId="41E93426" w:rsidR="00FF6C60" w:rsidRPr="002E7745" w:rsidRDefault="00FF6C60" w:rsidP="00FF6C60">
      <w:pPr>
        <w:pStyle w:val="ListParagraph"/>
        <w:rPr>
          <w:color w:val="000000" w:themeColor="text1"/>
          <w:sz w:val="24"/>
          <w:szCs w:val="24"/>
        </w:rPr>
      </w:pPr>
    </w:p>
    <w:p w14:paraId="2A827005" w14:textId="569B3A52" w:rsidR="00FF6C60" w:rsidRPr="002E7745" w:rsidRDefault="00FF6C60" w:rsidP="00FF6C60">
      <w:pPr>
        <w:pStyle w:val="ListParagraph"/>
        <w:rPr>
          <w:color w:val="000000" w:themeColor="text1"/>
          <w:sz w:val="24"/>
          <w:szCs w:val="24"/>
        </w:rPr>
      </w:pPr>
    </w:p>
    <w:p w14:paraId="1C19472A" w14:textId="58055F31" w:rsidR="00FF6C60" w:rsidRPr="002E7745" w:rsidRDefault="00FF6C60" w:rsidP="00FF6C60">
      <w:pPr>
        <w:pStyle w:val="ListParagraph"/>
        <w:rPr>
          <w:color w:val="000000" w:themeColor="text1"/>
          <w:sz w:val="24"/>
          <w:szCs w:val="24"/>
        </w:rPr>
      </w:pPr>
    </w:p>
    <w:p w14:paraId="6121BAA2" w14:textId="26D815E6" w:rsidR="00FF6C60" w:rsidRPr="002E7745" w:rsidRDefault="00FF6C60" w:rsidP="00FF6C60">
      <w:pPr>
        <w:pStyle w:val="ListParagraph"/>
        <w:rPr>
          <w:color w:val="000000" w:themeColor="text1"/>
          <w:sz w:val="24"/>
          <w:szCs w:val="24"/>
        </w:rPr>
      </w:pPr>
    </w:p>
    <w:p w14:paraId="4ACCD2C6" w14:textId="2EBED4F1" w:rsidR="00E032BF" w:rsidRPr="002E7745" w:rsidRDefault="00E032BF" w:rsidP="00FF6C60">
      <w:pPr>
        <w:pStyle w:val="ListParagraph"/>
        <w:rPr>
          <w:color w:val="000000" w:themeColor="text1"/>
          <w:sz w:val="24"/>
          <w:szCs w:val="24"/>
        </w:rPr>
      </w:pPr>
    </w:p>
    <w:p w14:paraId="69FBE150" w14:textId="7EFFAA00" w:rsidR="00E032BF" w:rsidRPr="002E7745" w:rsidRDefault="00E032BF" w:rsidP="00FF6C60">
      <w:pPr>
        <w:pStyle w:val="ListParagraph"/>
        <w:rPr>
          <w:color w:val="000000" w:themeColor="text1"/>
          <w:sz w:val="24"/>
          <w:szCs w:val="24"/>
        </w:rPr>
      </w:pPr>
    </w:p>
    <w:p w14:paraId="70B52A1E" w14:textId="77777777" w:rsidR="005B414D" w:rsidRDefault="005B414D" w:rsidP="00FF6C60">
      <w:pPr>
        <w:pStyle w:val="ListParagraph"/>
        <w:rPr>
          <w:color w:val="000000" w:themeColor="text1"/>
          <w:sz w:val="24"/>
          <w:szCs w:val="24"/>
        </w:rPr>
      </w:pPr>
    </w:p>
    <w:p w14:paraId="5801EF90" w14:textId="77777777" w:rsidR="00B4537C" w:rsidRDefault="00B4537C" w:rsidP="00FF6C60">
      <w:pPr>
        <w:pStyle w:val="ListParagraph"/>
        <w:rPr>
          <w:color w:val="000000" w:themeColor="text1"/>
          <w:sz w:val="24"/>
          <w:szCs w:val="24"/>
        </w:rPr>
      </w:pPr>
    </w:p>
    <w:p w14:paraId="5E11964A" w14:textId="77777777" w:rsidR="0072711B" w:rsidRDefault="0072711B" w:rsidP="00FF6C60">
      <w:pPr>
        <w:pStyle w:val="ListParagraph"/>
        <w:rPr>
          <w:color w:val="000000" w:themeColor="text1"/>
          <w:sz w:val="24"/>
          <w:szCs w:val="24"/>
        </w:rPr>
      </w:pPr>
    </w:p>
    <w:p w14:paraId="4717E68E" w14:textId="77777777" w:rsidR="0072711B" w:rsidRDefault="0072711B" w:rsidP="00FF6C60">
      <w:pPr>
        <w:pStyle w:val="ListParagraph"/>
        <w:rPr>
          <w:color w:val="000000" w:themeColor="text1"/>
          <w:sz w:val="24"/>
          <w:szCs w:val="24"/>
        </w:rPr>
      </w:pPr>
    </w:p>
    <w:p w14:paraId="155738AA" w14:textId="77777777" w:rsidR="0072711B" w:rsidRDefault="0072711B" w:rsidP="00FF6C60">
      <w:pPr>
        <w:pStyle w:val="ListParagraph"/>
        <w:rPr>
          <w:color w:val="000000" w:themeColor="text1"/>
          <w:sz w:val="24"/>
          <w:szCs w:val="24"/>
        </w:rPr>
      </w:pPr>
    </w:p>
    <w:p w14:paraId="0094EED1" w14:textId="4D5C7F50" w:rsidR="0072711B" w:rsidRPr="0072711B" w:rsidRDefault="0072711B" w:rsidP="0072711B">
      <w:pPr>
        <w:rPr>
          <w:color w:val="000000" w:themeColor="text1"/>
          <w:sz w:val="24"/>
          <w:szCs w:val="24"/>
        </w:rPr>
      </w:pPr>
    </w:p>
    <w:p w14:paraId="7EF57F25" w14:textId="7D982FA9" w:rsidR="0072711B" w:rsidRDefault="0072711B" w:rsidP="00FF6C60">
      <w:pPr>
        <w:pStyle w:val="ListParagraph"/>
        <w:rPr>
          <w:color w:val="000000" w:themeColor="text1"/>
          <w:sz w:val="24"/>
          <w:szCs w:val="24"/>
        </w:rPr>
      </w:pPr>
      <w:r w:rsidRPr="002E7745">
        <w:rPr>
          <w:noProof/>
          <w:color w:val="000000" w:themeColor="text1"/>
          <w:sz w:val="24"/>
          <w:szCs w:val="24"/>
          <w:lang w:eastAsia="en-US" w:bidi="ar-SA"/>
        </w:rPr>
        <w:lastRenderedPageBreak/>
        <mc:AlternateContent>
          <mc:Choice Requires="wps">
            <w:drawing>
              <wp:anchor distT="0" distB="0" distL="114300" distR="114300" simplePos="0" relativeHeight="251658248" behindDoc="0" locked="0" layoutInCell="1" allowOverlap="1" wp14:anchorId="6117D7C1" wp14:editId="0CA1E61F">
                <wp:simplePos x="0" y="0"/>
                <wp:positionH relativeFrom="margin">
                  <wp:align>right</wp:align>
                </wp:positionH>
                <wp:positionV relativeFrom="paragraph">
                  <wp:posOffset>230505</wp:posOffset>
                </wp:positionV>
                <wp:extent cx="5709285" cy="4895850"/>
                <wp:effectExtent l="0" t="0" r="24765" b="19050"/>
                <wp:wrapTopAndBottom/>
                <wp:docPr id="1687926965" name="Text Box 1687926965"/>
                <wp:cNvGraphicFramePr/>
                <a:graphic xmlns:a="http://schemas.openxmlformats.org/drawingml/2006/main">
                  <a:graphicData uri="http://schemas.microsoft.com/office/word/2010/wordprocessingShape">
                    <wps:wsp>
                      <wps:cNvSpPr txBox="1"/>
                      <wps:spPr>
                        <a:xfrm>
                          <a:off x="0" y="0"/>
                          <a:ext cx="5709285" cy="4895850"/>
                        </a:xfrm>
                        <a:prstGeom prst="rect">
                          <a:avLst/>
                        </a:prstGeom>
                        <a:solidFill>
                          <a:sysClr val="window" lastClr="FFFFFF"/>
                        </a:solidFill>
                        <a:ln w="6350">
                          <a:solidFill>
                            <a:prstClr val="black"/>
                          </a:solidFill>
                        </a:ln>
                      </wps:spPr>
                      <wps:txbx>
                        <w:txbxContent>
                          <w:p w14:paraId="3525756A" w14:textId="77777777" w:rsidR="009B4645" w:rsidRPr="00263AE8" w:rsidRDefault="009B4645" w:rsidP="00B723D7">
                            <w:pPr>
                              <w:spacing w:after="0" w:line="276" w:lineRule="auto"/>
                              <w:jc w:val="both"/>
                              <w:rPr>
                                <w:sz w:val="20"/>
                              </w:rPr>
                            </w:pPr>
                            <w:r w:rsidRPr="00263AE8">
                              <w:rPr>
                                <w:sz w:val="20"/>
                              </w:rPr>
                              <w:t>The gravity of this problem is high, as poor requirements management is widely recognized as a leading cause of software project failure, particularly in large-scale and public-sector projects. Addressing issues such as unclear communication, weak documentation, and unmanaged requirement changes is essential to improve software project success, transparency, and efficiency.</w:t>
                            </w:r>
                          </w:p>
                          <w:p w14:paraId="79162990" w14:textId="77777777" w:rsidR="009B4645" w:rsidRPr="00263AE8" w:rsidRDefault="009B4645" w:rsidP="00B723D7">
                            <w:pPr>
                              <w:spacing w:after="0" w:line="276" w:lineRule="auto"/>
                              <w:jc w:val="both"/>
                              <w:rPr>
                                <w:sz w:val="20"/>
                              </w:rPr>
                            </w:pPr>
                          </w:p>
                          <w:p w14:paraId="62457325" w14:textId="77777777" w:rsidR="009B4645" w:rsidRPr="00263AE8" w:rsidRDefault="009B4645" w:rsidP="00B723D7">
                            <w:pPr>
                              <w:spacing w:after="0" w:line="276" w:lineRule="auto"/>
                              <w:jc w:val="both"/>
                              <w:rPr>
                                <w:sz w:val="20"/>
                              </w:rPr>
                            </w:pPr>
                            <w:r w:rsidRPr="00263AE8">
                              <w:rPr>
                                <w:sz w:val="20"/>
                              </w:rPr>
                              <w:t>The problem mainly affects software development teams and organizations involved in requirement-driven projects. Key groups impacted include Business Analysts, Software Engineers, Project Managers, and clients, who rely on accurate requirement understanding and project alignment. Clients often lack technical knowledge and provide incomplete or ambiguous requirements, while development teams may have limited domain knowledge. This creates communication gaps, unclear specifications, frequent changes, and poor alignment between requirements and project plans. As a result, projects suffer from delays, rework, cost overruns, and reduced client satisfaction. The gravity of the problem is high, as poor requirements management is a major cause of software project failure, particularly in large-scale and public-sector projects.</w:t>
                            </w:r>
                          </w:p>
                          <w:p w14:paraId="1D5F39C5" w14:textId="77777777" w:rsidR="009B4645" w:rsidRPr="00263AE8" w:rsidRDefault="009B4645" w:rsidP="00B723D7">
                            <w:pPr>
                              <w:spacing w:after="0" w:line="276" w:lineRule="auto"/>
                              <w:jc w:val="both"/>
                              <w:rPr>
                                <w:sz w:val="20"/>
                              </w:rPr>
                            </w:pPr>
                          </w:p>
                          <w:p w14:paraId="47CAA38A" w14:textId="59BB201F" w:rsidR="0094295F" w:rsidRPr="0094295F" w:rsidRDefault="009B4645" w:rsidP="0094295F">
                            <w:pPr>
                              <w:spacing w:after="0" w:line="276" w:lineRule="auto"/>
                              <w:rPr>
                                <w:sz w:val="20"/>
                              </w:rPr>
                            </w:pPr>
                            <w:r w:rsidRPr="00317880">
                              <w:rPr>
                                <w:b/>
                                <w:bCs/>
                                <w:sz w:val="20"/>
                              </w:rPr>
                              <w:t>References</w:t>
                            </w:r>
                            <w:r w:rsidR="00317880" w:rsidRPr="00263AE8">
                              <w:rPr>
                                <w:sz w:val="20"/>
                              </w:rPr>
                              <w:t xml:space="preserve"> </w:t>
                            </w:r>
                            <w:r w:rsidRPr="00263AE8">
                              <w:rPr>
                                <w:sz w:val="20"/>
                              </w:rPr>
                              <w:br/>
                            </w:r>
                            <w:r w:rsidR="0094295F" w:rsidRPr="0094295F">
                              <w:rPr>
                                <w:sz w:val="20"/>
                              </w:rPr>
                              <w:t>[1] K. E. Wiegers and J. Beatty, Software Requirements, 3rd ed. Redmond, WA, USA: Microsoft Press, 2013.</w:t>
                            </w:r>
                          </w:p>
                          <w:p w14:paraId="43F0C052" w14:textId="77777777" w:rsidR="0094295F" w:rsidRPr="0094295F" w:rsidRDefault="0094295F" w:rsidP="0094295F">
                            <w:pPr>
                              <w:spacing w:after="0" w:line="276" w:lineRule="auto"/>
                              <w:rPr>
                                <w:sz w:val="20"/>
                              </w:rPr>
                            </w:pPr>
                          </w:p>
                          <w:p w14:paraId="060EE5CE" w14:textId="77777777" w:rsidR="0094295F" w:rsidRPr="0094295F" w:rsidRDefault="0094295F" w:rsidP="0094295F">
                            <w:pPr>
                              <w:spacing w:after="0" w:line="276" w:lineRule="auto"/>
                              <w:rPr>
                                <w:sz w:val="20"/>
                              </w:rPr>
                            </w:pPr>
                            <w:r w:rsidRPr="0094295F">
                              <w:rPr>
                                <w:sz w:val="20"/>
                              </w:rPr>
                              <w:t xml:space="preserve">[2] A. Ferrari, G. O. Spagnolo, and F. </w:t>
                            </w:r>
                            <w:proofErr w:type="spellStart"/>
                            <w:r w:rsidRPr="0094295F">
                              <w:rPr>
                                <w:sz w:val="20"/>
                              </w:rPr>
                              <w:t>Dell’Orletta</w:t>
                            </w:r>
                            <w:proofErr w:type="spellEnd"/>
                            <w:r w:rsidRPr="0094295F">
                              <w:rPr>
                                <w:sz w:val="20"/>
                              </w:rPr>
                              <w:t>, “The impact of requirements documentation quality on software development,” in Proc. IEEE Int. Requirements Engineering Conf. (RE), 2016, pp. 1–10.</w:t>
                            </w:r>
                          </w:p>
                          <w:p w14:paraId="0492C56A" w14:textId="77777777" w:rsidR="0094295F" w:rsidRPr="0094295F" w:rsidRDefault="0094295F" w:rsidP="0094295F">
                            <w:pPr>
                              <w:spacing w:after="0" w:line="276" w:lineRule="auto"/>
                              <w:rPr>
                                <w:sz w:val="20"/>
                              </w:rPr>
                            </w:pPr>
                          </w:p>
                          <w:p w14:paraId="0DAC221E" w14:textId="77777777" w:rsidR="0094295F" w:rsidRPr="0094295F" w:rsidRDefault="0094295F" w:rsidP="0094295F">
                            <w:pPr>
                              <w:spacing w:after="0" w:line="276" w:lineRule="auto"/>
                              <w:rPr>
                                <w:sz w:val="20"/>
                              </w:rPr>
                            </w:pPr>
                            <w:r w:rsidRPr="0094295F">
                              <w:rPr>
                                <w:sz w:val="20"/>
                              </w:rPr>
                              <w:t>[3] K. K. Agrawal and S. K. Khatri, “Impact of requirement volatility on software project success,” Int. J. Software Engineering &amp; Applications (IJSEA), vol. 8, no. 2, pp. 1–14, 2017.</w:t>
                            </w:r>
                          </w:p>
                          <w:p w14:paraId="1FA58BA1" w14:textId="77777777" w:rsidR="0094295F" w:rsidRPr="0094295F" w:rsidRDefault="0094295F" w:rsidP="0094295F">
                            <w:pPr>
                              <w:spacing w:after="0" w:line="276" w:lineRule="auto"/>
                              <w:rPr>
                                <w:sz w:val="20"/>
                              </w:rPr>
                            </w:pPr>
                          </w:p>
                          <w:p w14:paraId="2CEA51D7" w14:textId="77777777" w:rsidR="0094295F" w:rsidRPr="0094295F" w:rsidRDefault="0094295F" w:rsidP="0094295F">
                            <w:pPr>
                              <w:spacing w:after="0" w:line="276" w:lineRule="auto"/>
                              <w:rPr>
                                <w:sz w:val="20"/>
                              </w:rPr>
                            </w:pPr>
                            <w:r w:rsidRPr="0094295F">
                              <w:rPr>
                                <w:sz w:val="20"/>
                              </w:rPr>
                              <w:t>[4] V. Lenarduzzi, A. Martini, D. Taibi, and D. Fucci, “Technical debt and agile software development,” in Proc. Agile Conf., 2015, pp. 1–10.</w:t>
                            </w:r>
                          </w:p>
                          <w:p w14:paraId="34528158" w14:textId="77777777" w:rsidR="0094295F" w:rsidRPr="0094295F" w:rsidRDefault="0094295F" w:rsidP="0094295F">
                            <w:pPr>
                              <w:spacing w:after="0" w:line="276" w:lineRule="auto"/>
                              <w:rPr>
                                <w:sz w:val="20"/>
                              </w:rPr>
                            </w:pPr>
                          </w:p>
                          <w:p w14:paraId="5C38D772" w14:textId="77777777" w:rsidR="0094295F" w:rsidRPr="0094295F" w:rsidRDefault="0094295F" w:rsidP="0094295F">
                            <w:pPr>
                              <w:spacing w:after="0" w:line="276" w:lineRule="auto"/>
                              <w:rPr>
                                <w:sz w:val="20"/>
                              </w:rPr>
                            </w:pPr>
                            <w:r w:rsidRPr="0094295F">
                              <w:rPr>
                                <w:sz w:val="20"/>
                              </w:rPr>
                              <w:t>[5] B. W. Boehm, Software Engineering Economics. Englewood Cliffs, NJ, USA: Prentice Hall, 1981.</w:t>
                            </w:r>
                          </w:p>
                          <w:p w14:paraId="0BAE1F63" w14:textId="77777777" w:rsidR="0094295F" w:rsidRPr="0094295F" w:rsidRDefault="0094295F" w:rsidP="0094295F">
                            <w:pPr>
                              <w:spacing w:after="0" w:line="276" w:lineRule="auto"/>
                              <w:rPr>
                                <w:sz w:val="20"/>
                              </w:rPr>
                            </w:pPr>
                          </w:p>
                          <w:p w14:paraId="02B7E73C" w14:textId="31F6CCD1" w:rsidR="009B4645" w:rsidRPr="00263AE8" w:rsidRDefault="0094295F" w:rsidP="0094295F">
                            <w:pPr>
                              <w:spacing w:after="0" w:line="276" w:lineRule="auto"/>
                              <w:rPr>
                                <w:sz w:val="24"/>
                                <w:szCs w:val="22"/>
                              </w:rPr>
                            </w:pPr>
                            <w:r w:rsidRPr="0094295F">
                              <w:rPr>
                                <w:sz w:val="20"/>
                              </w:rPr>
                              <w:t xml:space="preserve">[6] M. Shepperd and G. </w:t>
                            </w:r>
                            <w:proofErr w:type="spellStart"/>
                            <w:r w:rsidRPr="0094295F">
                              <w:rPr>
                                <w:sz w:val="20"/>
                              </w:rPr>
                              <w:t>Kadoda</w:t>
                            </w:r>
                            <w:proofErr w:type="spellEnd"/>
                            <w:r w:rsidRPr="0094295F">
                              <w:rPr>
                                <w:sz w:val="20"/>
                              </w:rPr>
                              <w:t>, “Comparing software prediction techniques,” IEEE Trans. Software Engineering, vol. 27, no. 11, pp. 998–1017, Nov. 2001.</w:t>
                            </w:r>
                          </w:p>
                          <w:p w14:paraId="642EAB68" w14:textId="77777777" w:rsidR="009B4645" w:rsidRPr="00263AE8" w:rsidRDefault="009B4645" w:rsidP="0072711B">
                            <w:pPr>
                              <w:spacing w:after="0" w:line="276" w:lineRule="auto"/>
                              <w:rPr>
                                <w:sz w:val="24"/>
                                <w:szCs w:val="22"/>
                              </w:rPr>
                            </w:pPr>
                          </w:p>
                          <w:p w14:paraId="6D72A0FA" w14:textId="77777777" w:rsidR="009B4645" w:rsidRPr="00263AE8" w:rsidRDefault="009B4645" w:rsidP="0072711B">
                            <w:pPr>
                              <w:spacing w:after="0" w:line="276" w:lineRule="auto"/>
                              <w:rPr>
                                <w:sz w:val="24"/>
                                <w:szCs w:val="22"/>
                              </w:rPr>
                            </w:pPr>
                          </w:p>
                          <w:p w14:paraId="619692C0" w14:textId="77777777" w:rsidR="009B4645" w:rsidRPr="00263AE8" w:rsidRDefault="009B4645" w:rsidP="0072711B">
                            <w:pPr>
                              <w:spacing w:after="0" w:line="276" w:lineRule="auto"/>
                              <w:rPr>
                                <w:sz w:val="24"/>
                                <w:szCs w:val="22"/>
                              </w:rPr>
                            </w:pPr>
                          </w:p>
                          <w:p w14:paraId="6888BA5F" w14:textId="77777777" w:rsidR="009B4645" w:rsidRPr="00263AE8" w:rsidRDefault="009B4645" w:rsidP="0072711B">
                            <w:pPr>
                              <w:spacing w:after="0" w:line="276" w:lineRule="auto"/>
                              <w:rPr>
                                <w:sz w:val="24"/>
                                <w:szCs w:val="22"/>
                              </w:rPr>
                            </w:pPr>
                          </w:p>
                          <w:p w14:paraId="6062BA8F" w14:textId="77777777" w:rsidR="009B4645" w:rsidRPr="00263AE8" w:rsidRDefault="009B4645" w:rsidP="0072711B">
                            <w:pPr>
                              <w:rPr>
                                <w:sz w:val="24"/>
                                <w:szCs w:val="22"/>
                              </w:rPr>
                            </w:pPr>
                          </w:p>
                          <w:p w14:paraId="469BD6F1" w14:textId="77777777" w:rsidR="009B4645" w:rsidRPr="00263AE8" w:rsidRDefault="009B4645" w:rsidP="0072711B">
                            <w:pPr>
                              <w:rPr>
                                <w:sz w:val="24"/>
                                <w:szCs w:val="22"/>
                              </w:rPr>
                            </w:pPr>
                          </w:p>
                          <w:p w14:paraId="6391B0F8" w14:textId="77777777" w:rsidR="009B4645" w:rsidRPr="00263AE8" w:rsidRDefault="009B4645" w:rsidP="0072711B">
                            <w:pPr>
                              <w:rPr>
                                <w:sz w:val="24"/>
                                <w:szCs w:val="22"/>
                              </w:rPr>
                            </w:pPr>
                          </w:p>
                          <w:p w14:paraId="673EF6A1" w14:textId="77777777" w:rsidR="009B4645" w:rsidRPr="00263AE8" w:rsidRDefault="009B4645" w:rsidP="0072711B">
                            <w:pPr>
                              <w:rPr>
                                <w:sz w:val="24"/>
                                <w:szCs w:val="22"/>
                              </w:rPr>
                            </w:pPr>
                          </w:p>
                          <w:p w14:paraId="758864D6" w14:textId="77777777" w:rsidR="009B4645" w:rsidRPr="00263AE8" w:rsidRDefault="009B4645" w:rsidP="0072711B">
                            <w:pPr>
                              <w:rPr>
                                <w:sz w:val="24"/>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7D7C1" id="Text Box 1687926965" o:spid="_x0000_s1031" type="#_x0000_t202" style="position:absolute;left:0;text-align:left;margin-left:398.35pt;margin-top:18.15pt;width:449.55pt;height:385.5pt;z-index:251658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" fillcolor="window" strokeweight=".5pt">
                <v:textbox>
                  <w:txbxContent>
                    <w:p w14:paraId="3525756A" w14:textId="77777777" w:rsidR="009B4645" w:rsidRPr="00263AE8" w:rsidRDefault="009B4645" w:rsidP="00B723D7">
                      <w:pPr>
                        <w:spacing w:after="0" w:line="276" w:lineRule="auto"/>
                        <w:jc w:val="both"/>
                        <w:rPr>
                          <w:sz w:val="20"/>
                        </w:rPr>
                      </w:pPr>
                      <w:r w:rsidRPr="00263AE8">
                        <w:rPr>
                          <w:sz w:val="20"/>
                        </w:rPr>
                        <w:t>The gravity of this problem is high, as poor requirements management is widely recognized as a leading cause of software project failure, particularly in large-scale and public-sector projects. Addressing issues such as unclear communication, weak documentation, and unmanaged requirement changes is essential to improve software project success, transparency, and efficiency.</w:t>
                      </w:r>
                    </w:p>
                    <w:p w14:paraId="79162990" w14:textId="77777777" w:rsidR="009B4645" w:rsidRPr="00263AE8" w:rsidRDefault="009B4645" w:rsidP="00B723D7">
                      <w:pPr>
                        <w:spacing w:after="0" w:line="276" w:lineRule="auto"/>
                        <w:jc w:val="both"/>
                        <w:rPr>
                          <w:sz w:val="20"/>
                        </w:rPr>
                      </w:pPr>
                    </w:p>
                    <w:p w14:paraId="62457325" w14:textId="77777777" w:rsidR="009B4645" w:rsidRPr="00263AE8" w:rsidRDefault="009B4645" w:rsidP="00B723D7">
                      <w:pPr>
                        <w:spacing w:after="0" w:line="276" w:lineRule="auto"/>
                        <w:jc w:val="both"/>
                        <w:rPr>
                          <w:sz w:val="20"/>
                        </w:rPr>
                      </w:pPr>
                      <w:r w:rsidRPr="00263AE8">
                        <w:rPr>
                          <w:sz w:val="20"/>
                        </w:rPr>
                        <w:t>The problem mainly affects software development teams and organizations involved in requirement-driven projects. Key groups impacted include Business Analysts, Software Engineers, Project Managers, and clients, who rely on accurate requirement understanding and project alignment. Clients often lack technical knowledge and provide incomplete or ambiguous requirements, while development teams may have limited domain knowledge. This creates communication gaps, unclear specifications, frequent changes, and poor alignment between requirements and project plans. As a result, projects suffer from delays, rework, cost overruns, and reduced client satisfaction. The gravity of the problem is high, as poor requirements management is a major cause of software project failure, particularly in large-scale and public-sector projects.</w:t>
                      </w:r>
                    </w:p>
                    <w:p w14:paraId="1D5F39C5" w14:textId="77777777" w:rsidR="009B4645" w:rsidRPr="00263AE8" w:rsidRDefault="009B4645" w:rsidP="00B723D7">
                      <w:pPr>
                        <w:spacing w:after="0" w:line="276" w:lineRule="auto"/>
                        <w:jc w:val="both"/>
                        <w:rPr>
                          <w:sz w:val="20"/>
                        </w:rPr>
                      </w:pPr>
                    </w:p>
                    <w:p w14:paraId="47CAA38A" w14:textId="59BB201F" w:rsidR="0094295F" w:rsidRPr="0094295F" w:rsidRDefault="009B4645" w:rsidP="0094295F">
                      <w:pPr>
                        <w:spacing w:after="0" w:line="276" w:lineRule="auto"/>
                        <w:rPr>
                          <w:sz w:val="20"/>
                        </w:rPr>
                      </w:pPr>
                      <w:r w:rsidRPr="00317880">
                        <w:rPr>
                          <w:b/>
                          <w:bCs/>
                          <w:sz w:val="20"/>
                        </w:rPr>
                        <w:t>References</w:t>
                      </w:r>
                      <w:r w:rsidR="00317880" w:rsidRPr="00263AE8">
                        <w:rPr>
                          <w:sz w:val="20"/>
                        </w:rPr>
                        <w:t xml:space="preserve"> </w:t>
                      </w:r>
                      <w:r w:rsidRPr="00263AE8">
                        <w:rPr>
                          <w:sz w:val="20"/>
                        </w:rPr>
                        <w:br/>
                      </w:r>
                      <w:r w:rsidR="0094295F" w:rsidRPr="0094295F">
                        <w:rPr>
                          <w:sz w:val="20"/>
                        </w:rPr>
                        <w:t>[1] K. E. Wiegers and J. Beatty, Software Requirements, 3rd ed. Redmond, WA, USA: Microsoft Press, 2013.</w:t>
                      </w:r>
                    </w:p>
                    <w:p w14:paraId="43F0C052" w14:textId="77777777" w:rsidR="0094295F" w:rsidRPr="0094295F" w:rsidRDefault="0094295F" w:rsidP="0094295F">
                      <w:pPr>
                        <w:spacing w:after="0" w:line="276" w:lineRule="auto"/>
                        <w:rPr>
                          <w:sz w:val="20"/>
                        </w:rPr>
                      </w:pPr>
                    </w:p>
                    <w:p w14:paraId="060EE5CE" w14:textId="77777777" w:rsidR="0094295F" w:rsidRPr="0094295F" w:rsidRDefault="0094295F" w:rsidP="0094295F">
                      <w:pPr>
                        <w:spacing w:after="0" w:line="276" w:lineRule="auto"/>
                        <w:rPr>
                          <w:sz w:val="20"/>
                        </w:rPr>
                      </w:pPr>
                      <w:r w:rsidRPr="0094295F">
                        <w:rPr>
                          <w:sz w:val="20"/>
                        </w:rPr>
                        <w:t xml:space="preserve">[2] A. Ferrari, G. O. Spagnolo, and F. </w:t>
                      </w:r>
                      <w:proofErr w:type="spellStart"/>
                      <w:r w:rsidRPr="0094295F">
                        <w:rPr>
                          <w:sz w:val="20"/>
                        </w:rPr>
                        <w:t>Dell’Orletta</w:t>
                      </w:r>
                      <w:proofErr w:type="spellEnd"/>
                      <w:r w:rsidRPr="0094295F">
                        <w:rPr>
                          <w:sz w:val="20"/>
                        </w:rPr>
                        <w:t>, “The impact of requirements documentation quality on software development,” in Proc. IEEE Int. Requirements Engineering Conf. (RE), 2016, pp. 1–10.</w:t>
                      </w:r>
                    </w:p>
                    <w:p w14:paraId="0492C56A" w14:textId="77777777" w:rsidR="0094295F" w:rsidRPr="0094295F" w:rsidRDefault="0094295F" w:rsidP="0094295F">
                      <w:pPr>
                        <w:spacing w:after="0" w:line="276" w:lineRule="auto"/>
                        <w:rPr>
                          <w:sz w:val="20"/>
                        </w:rPr>
                      </w:pPr>
                    </w:p>
                    <w:p w14:paraId="0DAC221E" w14:textId="77777777" w:rsidR="0094295F" w:rsidRPr="0094295F" w:rsidRDefault="0094295F" w:rsidP="0094295F">
                      <w:pPr>
                        <w:spacing w:after="0" w:line="276" w:lineRule="auto"/>
                        <w:rPr>
                          <w:sz w:val="20"/>
                        </w:rPr>
                      </w:pPr>
                      <w:r w:rsidRPr="0094295F">
                        <w:rPr>
                          <w:sz w:val="20"/>
                        </w:rPr>
                        <w:t>[3] K. K. Agrawal and S. K. Khatri, “Impact of requirement volatility on software project success,” Int. J. Software Engineering &amp; Applications (IJSEA), vol. 8, no. 2, pp. 1–14, 2017.</w:t>
                      </w:r>
                    </w:p>
                    <w:p w14:paraId="1FA58BA1" w14:textId="77777777" w:rsidR="0094295F" w:rsidRPr="0094295F" w:rsidRDefault="0094295F" w:rsidP="0094295F">
                      <w:pPr>
                        <w:spacing w:after="0" w:line="276" w:lineRule="auto"/>
                        <w:rPr>
                          <w:sz w:val="20"/>
                        </w:rPr>
                      </w:pPr>
                    </w:p>
                    <w:p w14:paraId="2CEA51D7" w14:textId="77777777" w:rsidR="0094295F" w:rsidRPr="0094295F" w:rsidRDefault="0094295F" w:rsidP="0094295F">
                      <w:pPr>
                        <w:spacing w:after="0" w:line="276" w:lineRule="auto"/>
                        <w:rPr>
                          <w:sz w:val="20"/>
                        </w:rPr>
                      </w:pPr>
                      <w:r w:rsidRPr="0094295F">
                        <w:rPr>
                          <w:sz w:val="20"/>
                        </w:rPr>
                        <w:t>[4] V. Lenarduzzi, A. Martini, D. Taibi, and D. Fucci, “Technical debt and agile software development,” in Proc. Agile Conf., 2015, pp. 1–10.</w:t>
                      </w:r>
                    </w:p>
                    <w:p w14:paraId="34528158" w14:textId="77777777" w:rsidR="0094295F" w:rsidRPr="0094295F" w:rsidRDefault="0094295F" w:rsidP="0094295F">
                      <w:pPr>
                        <w:spacing w:after="0" w:line="276" w:lineRule="auto"/>
                        <w:rPr>
                          <w:sz w:val="20"/>
                        </w:rPr>
                      </w:pPr>
                    </w:p>
                    <w:p w14:paraId="5C38D772" w14:textId="77777777" w:rsidR="0094295F" w:rsidRPr="0094295F" w:rsidRDefault="0094295F" w:rsidP="0094295F">
                      <w:pPr>
                        <w:spacing w:after="0" w:line="276" w:lineRule="auto"/>
                        <w:rPr>
                          <w:sz w:val="20"/>
                        </w:rPr>
                      </w:pPr>
                      <w:r w:rsidRPr="0094295F">
                        <w:rPr>
                          <w:sz w:val="20"/>
                        </w:rPr>
                        <w:t>[5] B. W. Boehm, Software Engineering Economics. Englewood Cliffs, NJ, USA: Prentice Hall, 1981.</w:t>
                      </w:r>
                    </w:p>
                    <w:p w14:paraId="0BAE1F63" w14:textId="77777777" w:rsidR="0094295F" w:rsidRPr="0094295F" w:rsidRDefault="0094295F" w:rsidP="0094295F">
                      <w:pPr>
                        <w:spacing w:after="0" w:line="276" w:lineRule="auto"/>
                        <w:rPr>
                          <w:sz w:val="20"/>
                        </w:rPr>
                      </w:pPr>
                    </w:p>
                    <w:p w14:paraId="02B7E73C" w14:textId="31F6CCD1" w:rsidR="009B4645" w:rsidRPr="00263AE8" w:rsidRDefault="0094295F" w:rsidP="0094295F">
                      <w:pPr>
                        <w:spacing w:after="0" w:line="276" w:lineRule="auto"/>
                        <w:rPr>
                          <w:sz w:val="24"/>
                          <w:szCs w:val="22"/>
                        </w:rPr>
                      </w:pPr>
                      <w:r w:rsidRPr="0094295F">
                        <w:rPr>
                          <w:sz w:val="20"/>
                        </w:rPr>
                        <w:t xml:space="preserve">[6] M. Shepperd and G. </w:t>
                      </w:r>
                      <w:proofErr w:type="spellStart"/>
                      <w:r w:rsidRPr="0094295F">
                        <w:rPr>
                          <w:sz w:val="20"/>
                        </w:rPr>
                        <w:t>Kadoda</w:t>
                      </w:r>
                      <w:proofErr w:type="spellEnd"/>
                      <w:r w:rsidRPr="0094295F">
                        <w:rPr>
                          <w:sz w:val="20"/>
                        </w:rPr>
                        <w:t>, “Comparing software prediction techniques,” IEEE Trans. Software Engineering, vol. 27, no. 11, pp. 998–1017, Nov. 2001.</w:t>
                      </w:r>
                    </w:p>
                    <w:p w14:paraId="642EAB68" w14:textId="77777777" w:rsidR="009B4645" w:rsidRPr="00263AE8" w:rsidRDefault="009B4645" w:rsidP="0072711B">
                      <w:pPr>
                        <w:spacing w:after="0" w:line="276" w:lineRule="auto"/>
                        <w:rPr>
                          <w:sz w:val="24"/>
                          <w:szCs w:val="22"/>
                        </w:rPr>
                      </w:pPr>
                    </w:p>
                    <w:p w14:paraId="6D72A0FA" w14:textId="77777777" w:rsidR="009B4645" w:rsidRPr="00263AE8" w:rsidRDefault="009B4645" w:rsidP="0072711B">
                      <w:pPr>
                        <w:spacing w:after="0" w:line="276" w:lineRule="auto"/>
                        <w:rPr>
                          <w:sz w:val="24"/>
                          <w:szCs w:val="22"/>
                        </w:rPr>
                      </w:pPr>
                    </w:p>
                    <w:p w14:paraId="619692C0" w14:textId="77777777" w:rsidR="009B4645" w:rsidRPr="00263AE8" w:rsidRDefault="009B4645" w:rsidP="0072711B">
                      <w:pPr>
                        <w:spacing w:after="0" w:line="276" w:lineRule="auto"/>
                        <w:rPr>
                          <w:sz w:val="24"/>
                          <w:szCs w:val="22"/>
                        </w:rPr>
                      </w:pPr>
                    </w:p>
                    <w:p w14:paraId="6888BA5F" w14:textId="77777777" w:rsidR="009B4645" w:rsidRPr="00263AE8" w:rsidRDefault="009B4645" w:rsidP="0072711B">
                      <w:pPr>
                        <w:spacing w:after="0" w:line="276" w:lineRule="auto"/>
                        <w:rPr>
                          <w:sz w:val="24"/>
                          <w:szCs w:val="22"/>
                        </w:rPr>
                      </w:pPr>
                    </w:p>
                    <w:p w14:paraId="6062BA8F" w14:textId="77777777" w:rsidR="009B4645" w:rsidRPr="00263AE8" w:rsidRDefault="009B4645" w:rsidP="0072711B">
                      <w:pPr>
                        <w:rPr>
                          <w:sz w:val="24"/>
                          <w:szCs w:val="22"/>
                        </w:rPr>
                      </w:pPr>
                    </w:p>
                    <w:p w14:paraId="469BD6F1" w14:textId="77777777" w:rsidR="009B4645" w:rsidRPr="00263AE8" w:rsidRDefault="009B4645" w:rsidP="0072711B">
                      <w:pPr>
                        <w:rPr>
                          <w:sz w:val="24"/>
                          <w:szCs w:val="22"/>
                        </w:rPr>
                      </w:pPr>
                    </w:p>
                    <w:p w14:paraId="6391B0F8" w14:textId="77777777" w:rsidR="009B4645" w:rsidRPr="00263AE8" w:rsidRDefault="009B4645" w:rsidP="0072711B">
                      <w:pPr>
                        <w:rPr>
                          <w:sz w:val="24"/>
                          <w:szCs w:val="22"/>
                        </w:rPr>
                      </w:pPr>
                    </w:p>
                    <w:p w14:paraId="673EF6A1" w14:textId="77777777" w:rsidR="009B4645" w:rsidRPr="00263AE8" w:rsidRDefault="009B4645" w:rsidP="0072711B">
                      <w:pPr>
                        <w:rPr>
                          <w:sz w:val="24"/>
                          <w:szCs w:val="22"/>
                        </w:rPr>
                      </w:pPr>
                    </w:p>
                    <w:p w14:paraId="758864D6" w14:textId="77777777" w:rsidR="009B4645" w:rsidRPr="00263AE8" w:rsidRDefault="009B4645" w:rsidP="0072711B">
                      <w:pPr>
                        <w:rPr>
                          <w:sz w:val="24"/>
                          <w:szCs w:val="22"/>
                        </w:rPr>
                      </w:pPr>
                    </w:p>
                  </w:txbxContent>
                </v:textbox>
                <w10:wrap type="topAndBottom" anchorx="margin"/>
              </v:shape>
            </w:pict>
          </mc:Fallback>
        </mc:AlternateContent>
      </w:r>
    </w:p>
    <w:p w14:paraId="6149B334" w14:textId="0706B3E4" w:rsidR="0072711B" w:rsidRDefault="0072711B" w:rsidP="00FF6C60">
      <w:pPr>
        <w:pStyle w:val="ListParagraph"/>
        <w:rPr>
          <w:color w:val="000000" w:themeColor="text1"/>
          <w:sz w:val="24"/>
          <w:szCs w:val="24"/>
        </w:rPr>
      </w:pPr>
    </w:p>
    <w:p w14:paraId="5BD10D6C" w14:textId="77777777" w:rsidR="0072711B" w:rsidRDefault="0072711B" w:rsidP="00FF6C60">
      <w:pPr>
        <w:pStyle w:val="ListParagraph"/>
        <w:rPr>
          <w:color w:val="000000" w:themeColor="text1"/>
          <w:sz w:val="24"/>
          <w:szCs w:val="24"/>
        </w:rPr>
      </w:pPr>
    </w:p>
    <w:p w14:paraId="66C1ECA6" w14:textId="77777777" w:rsidR="0072711B" w:rsidRDefault="0072711B" w:rsidP="00FF6C60">
      <w:pPr>
        <w:pStyle w:val="ListParagraph"/>
        <w:rPr>
          <w:color w:val="000000" w:themeColor="text1"/>
          <w:sz w:val="24"/>
          <w:szCs w:val="24"/>
        </w:rPr>
      </w:pPr>
    </w:p>
    <w:p w14:paraId="7F8DB35A" w14:textId="77777777" w:rsidR="0072711B" w:rsidRDefault="0072711B" w:rsidP="00FF6C60">
      <w:pPr>
        <w:pStyle w:val="ListParagraph"/>
        <w:rPr>
          <w:color w:val="000000" w:themeColor="text1"/>
          <w:sz w:val="24"/>
          <w:szCs w:val="24"/>
        </w:rPr>
      </w:pPr>
    </w:p>
    <w:p w14:paraId="2FFE3E91" w14:textId="6D44A5C4" w:rsidR="0072711B" w:rsidRDefault="0072711B" w:rsidP="00FF6C60">
      <w:pPr>
        <w:pStyle w:val="ListParagraph"/>
        <w:rPr>
          <w:color w:val="000000" w:themeColor="text1"/>
          <w:sz w:val="24"/>
          <w:szCs w:val="24"/>
        </w:rPr>
      </w:pPr>
    </w:p>
    <w:p w14:paraId="1B2302F6" w14:textId="77777777" w:rsidR="0072711B" w:rsidRPr="00263AE8" w:rsidRDefault="0072711B" w:rsidP="00263AE8">
      <w:pPr>
        <w:rPr>
          <w:color w:val="000000" w:themeColor="text1"/>
          <w:sz w:val="24"/>
          <w:szCs w:val="24"/>
        </w:rPr>
      </w:pPr>
    </w:p>
    <w:p w14:paraId="13502593" w14:textId="77777777" w:rsidR="004E6F5E" w:rsidRDefault="004E6F5E" w:rsidP="004E6F5E">
      <w:pPr>
        <w:rPr>
          <w:color w:val="000000" w:themeColor="text1"/>
          <w:sz w:val="24"/>
          <w:szCs w:val="24"/>
        </w:rPr>
      </w:pPr>
    </w:p>
    <w:p w14:paraId="0F6C7F7D" w14:textId="77777777" w:rsidR="004E6F5E" w:rsidRDefault="004E6F5E" w:rsidP="004E6F5E">
      <w:pPr>
        <w:rPr>
          <w:color w:val="000000" w:themeColor="text1"/>
          <w:sz w:val="24"/>
          <w:szCs w:val="24"/>
        </w:rPr>
      </w:pPr>
    </w:p>
    <w:p w14:paraId="1A307CFD" w14:textId="77777777" w:rsidR="004E6F5E" w:rsidRDefault="004E6F5E" w:rsidP="004E6F5E">
      <w:pPr>
        <w:rPr>
          <w:color w:val="000000" w:themeColor="text1"/>
          <w:sz w:val="24"/>
          <w:szCs w:val="24"/>
        </w:rPr>
      </w:pPr>
    </w:p>
    <w:p w14:paraId="6121D8D9" w14:textId="77777777" w:rsidR="004E6F5E" w:rsidRDefault="004E6F5E" w:rsidP="004E6F5E">
      <w:pPr>
        <w:rPr>
          <w:color w:val="000000" w:themeColor="text1"/>
          <w:sz w:val="24"/>
          <w:szCs w:val="24"/>
        </w:rPr>
      </w:pPr>
    </w:p>
    <w:p w14:paraId="21CDD18F" w14:textId="77777777" w:rsidR="004E6F5E" w:rsidRDefault="004E6F5E" w:rsidP="004E6F5E">
      <w:pPr>
        <w:rPr>
          <w:color w:val="000000" w:themeColor="text1"/>
          <w:sz w:val="24"/>
          <w:szCs w:val="24"/>
        </w:rPr>
      </w:pPr>
    </w:p>
    <w:p w14:paraId="64D56442" w14:textId="77777777" w:rsidR="0072711B" w:rsidRPr="000761AA" w:rsidRDefault="0072711B" w:rsidP="000761AA">
      <w:pPr>
        <w:rPr>
          <w:color w:val="000000" w:themeColor="text1"/>
          <w:sz w:val="24"/>
          <w:szCs w:val="24"/>
        </w:rPr>
      </w:pPr>
    </w:p>
    <w:p w14:paraId="6C0B3963" w14:textId="7363B16F" w:rsidR="00B4537C" w:rsidRPr="00263AE8" w:rsidRDefault="00060322" w:rsidP="00263AE8">
      <w:pPr>
        <w:pStyle w:val="ListParagraph"/>
        <w:numPr>
          <w:ilvl w:val="0"/>
          <w:numId w:val="1"/>
        </w:numPr>
        <w:rPr>
          <w:color w:val="000000" w:themeColor="text1"/>
          <w:sz w:val="24"/>
          <w:szCs w:val="24"/>
        </w:rPr>
      </w:pPr>
      <w:r w:rsidRPr="000761AA">
        <w:rPr>
          <w:color w:val="000000" w:themeColor="text1"/>
          <w:sz w:val="24"/>
          <w:szCs w:val="24"/>
        </w:rPr>
        <w:lastRenderedPageBreak/>
        <w:t xml:space="preserve">Brief description of Existing </w:t>
      </w:r>
      <w:r w:rsidR="005E080D" w:rsidRPr="000761AA">
        <w:rPr>
          <w:color w:val="000000" w:themeColor="text1"/>
          <w:sz w:val="24"/>
          <w:szCs w:val="24"/>
        </w:rPr>
        <w:t>Research and Systems (</w:t>
      </w:r>
      <w:r w:rsidR="00111F06" w:rsidRPr="000761AA">
        <w:rPr>
          <w:color w:val="000000" w:themeColor="text1"/>
          <w:sz w:val="24"/>
          <w:szCs w:val="24"/>
        </w:rPr>
        <w:t>3</w:t>
      </w:r>
      <w:r w:rsidR="003845D1" w:rsidRPr="000761AA">
        <w:rPr>
          <w:color w:val="000000" w:themeColor="text1"/>
          <w:sz w:val="24"/>
          <w:szCs w:val="24"/>
        </w:rPr>
        <w:t>0</w:t>
      </w:r>
      <w:r w:rsidR="00F136E8" w:rsidRPr="000761AA">
        <w:rPr>
          <w:color w:val="000000" w:themeColor="text1"/>
          <w:sz w:val="24"/>
          <w:szCs w:val="24"/>
        </w:rPr>
        <w:t>0 words max)</w:t>
      </w:r>
    </w:p>
    <w:p w14:paraId="58823930" w14:textId="529AEE40" w:rsidR="004877DD" w:rsidRDefault="004E7B9D"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8245" behindDoc="0" locked="0" layoutInCell="1" allowOverlap="1" wp14:anchorId="05343E33" wp14:editId="21995A19">
                <wp:simplePos x="0" y="0"/>
                <wp:positionH relativeFrom="margin">
                  <wp:align>right</wp:align>
                </wp:positionH>
                <wp:positionV relativeFrom="paragraph">
                  <wp:posOffset>55880</wp:posOffset>
                </wp:positionV>
                <wp:extent cx="5709285" cy="8077200"/>
                <wp:effectExtent l="0" t="0" r="24765" b="19050"/>
                <wp:wrapNone/>
                <wp:docPr id="1696888317" name="Text Box 1696888317"/>
                <wp:cNvGraphicFramePr/>
                <a:graphic xmlns:a="http://schemas.openxmlformats.org/drawingml/2006/main">
                  <a:graphicData uri="http://schemas.microsoft.com/office/word/2010/wordprocessingShape">
                    <wps:wsp>
                      <wps:cNvSpPr txBox="1"/>
                      <wps:spPr>
                        <a:xfrm>
                          <a:off x="0" y="0"/>
                          <a:ext cx="5709285" cy="8077200"/>
                        </a:xfrm>
                        <a:prstGeom prst="rect">
                          <a:avLst/>
                        </a:prstGeom>
                        <a:solidFill>
                          <a:sysClr val="window" lastClr="FFFFFF"/>
                        </a:solidFill>
                        <a:ln w="6350">
                          <a:solidFill>
                            <a:prstClr val="black"/>
                          </a:solidFill>
                        </a:ln>
                      </wps:spPr>
                      <wps:txbx>
                        <w:txbxContent>
                          <w:p w14:paraId="6A3C817F" w14:textId="50BFB351" w:rsidR="000206D1" w:rsidRPr="004E7B9D" w:rsidRDefault="000206D1" w:rsidP="000206D1">
                            <w:pPr>
                              <w:rPr>
                                <w:b/>
                                <w:bCs/>
                                <w:sz w:val="18"/>
                                <w:szCs w:val="18"/>
                              </w:rPr>
                            </w:pPr>
                            <w:r w:rsidRPr="004E7B9D">
                              <w:rPr>
                                <w:b/>
                                <w:bCs/>
                                <w:sz w:val="18"/>
                                <w:szCs w:val="18"/>
                              </w:rPr>
                              <w:t xml:space="preserve">Summary of Existing Products / </w:t>
                            </w:r>
                            <w:r w:rsidRPr="00317880">
                              <w:rPr>
                                <w:b/>
                                <w:bCs/>
                                <w:sz w:val="18"/>
                                <w:szCs w:val="18"/>
                              </w:rPr>
                              <w:t>Systems</w:t>
                            </w:r>
                            <w:r w:rsidR="00A71E22" w:rsidRPr="00317880">
                              <w:rPr>
                                <w:b/>
                                <w:bCs/>
                                <w:sz w:val="18"/>
                                <w:szCs w:val="18"/>
                              </w:rPr>
                              <w:t xml:space="preserve"> </w:t>
                            </w:r>
                          </w:p>
                          <w:p w14:paraId="0B3B710B" w14:textId="12FD6020" w:rsidR="00B44727" w:rsidRPr="00B44727" w:rsidRDefault="00B44727" w:rsidP="00B44727">
                            <w:pPr>
                              <w:jc w:val="both"/>
                              <w:rPr>
                                <w:sz w:val="18"/>
                                <w:szCs w:val="18"/>
                              </w:rPr>
                            </w:pPr>
                            <w:r w:rsidRPr="00B44727">
                              <w:rPr>
                                <w:sz w:val="18"/>
                                <w:szCs w:val="18"/>
                              </w:rPr>
                              <w:t>There have been existing systems for the management of requirements as well as project management in place that have been widely adopted in both industry as well as academic institutions to aid in software development tasks. These tools include Jira, Azure DevOps, IBM DOORS, Confluence, Trello, as well as Asana. Research shows that the tools are useful in tracking tasks as well as monitoring progress after the implementation of requirements but presume the requirements are structured before inputting them into the system [1], [2].</w:t>
                            </w:r>
                          </w:p>
                          <w:p w14:paraId="42A9914D" w14:textId="77777777" w:rsidR="00B44727" w:rsidRDefault="00B44727" w:rsidP="00B44727">
                            <w:pPr>
                              <w:jc w:val="both"/>
                              <w:rPr>
                                <w:sz w:val="18"/>
                                <w:szCs w:val="18"/>
                              </w:rPr>
                            </w:pPr>
                            <w:r w:rsidRPr="00B44727">
                              <w:rPr>
                                <w:sz w:val="18"/>
                                <w:szCs w:val="18"/>
                              </w:rPr>
                              <w:t>IBM DOORS is renowned as a reliable requirements management solution that provides traceability, versioning, and change history, primarily in the realm of complex and safety-critical applications [3]. However, despite the benefits it provides, the need for manual intensive work, in-depth domain knowledge, and the use of proper requirement specifications in a research study indicates that the application of DOORS is less desirable in the early stages of requirement gathering and in agile projects [4]. Jira and Azure DevOps, in a similar manner, use user stories, backlogging, and change history, with a strong reliance on manual work, analyst expertise, and human prioritization of the conversion of stakeholder needs into Epics, Features, and Acceptance Criteria, respectively [5].</w:t>
                            </w:r>
                          </w:p>
                          <w:p w14:paraId="2BFC7422" w14:textId="112989EF" w:rsidR="00B44727" w:rsidRPr="00B44727" w:rsidRDefault="00B44727" w:rsidP="00B44727">
                            <w:pPr>
                              <w:jc w:val="both"/>
                              <w:rPr>
                                <w:sz w:val="18"/>
                                <w:szCs w:val="18"/>
                              </w:rPr>
                            </w:pPr>
                            <w:r w:rsidRPr="00B44727">
                              <w:rPr>
                                <w:sz w:val="18"/>
                                <w:szCs w:val="18"/>
                              </w:rPr>
                              <w:t>Studies have revealed that the majority of commercial software does little for requirement clarification, ambiguity identification, or domain knowledge support during the requirement capture process [6]. Requirements are mostly expressed as natural language text with the absence of automated validation, causing these requirements to become ambiguous, incomplete, or incorrectly understood. This is supported by Ferrari et al., who show that low-quality requirement writing has a substantial impact on rework rates and defective units; however, little intelligence is offered by current software for requirement quality assessment during entry [7].</w:t>
                            </w:r>
                          </w:p>
                          <w:p w14:paraId="65675FD8" w14:textId="019D4A6E" w:rsidR="00B44727" w:rsidRDefault="00B44727" w:rsidP="00B44727">
                            <w:pPr>
                              <w:jc w:val="both"/>
                              <w:rPr>
                                <w:sz w:val="18"/>
                                <w:szCs w:val="18"/>
                              </w:rPr>
                            </w:pPr>
                            <w:r w:rsidRPr="00B44727">
                              <w:rPr>
                                <w:sz w:val="18"/>
                                <w:szCs w:val="18"/>
                              </w:rPr>
                              <w:t>There have been a few research endeavors trying to apply AI-supported, as well as NLP-enabled, techniques in the realm of requirements engineering, related to ambiguity detection, requirement assignment, traceability analysis, and effort prediction [8], [9]. Yet, the results obtained in these research versions are encouraging, but they are always developed in a disconnected manner. Additionally, the current state-of-the-art tools lack</w:t>
                            </w:r>
                            <w:r>
                              <w:rPr>
                                <w:sz w:val="18"/>
                                <w:szCs w:val="18"/>
                              </w:rPr>
                              <w:t xml:space="preserve"> </w:t>
                            </w:r>
                            <w:r w:rsidRPr="00B44727">
                              <w:rPr>
                                <w:sz w:val="18"/>
                                <w:szCs w:val="18"/>
                              </w:rPr>
                              <w:t>workflow integrity in terms of end-to-end analysis involving understanding, prioritization, planning, as well as impact analysis in the realm of requirements [10].</w:t>
                            </w:r>
                          </w:p>
                          <w:p w14:paraId="253C249F" w14:textId="79C5D9D3" w:rsidR="00B44727" w:rsidRDefault="00B44727" w:rsidP="00B44727">
                            <w:pPr>
                              <w:jc w:val="both"/>
                              <w:rPr>
                                <w:sz w:val="18"/>
                                <w:szCs w:val="18"/>
                              </w:rPr>
                            </w:pPr>
                            <w:r w:rsidRPr="00B44727">
                              <w:rPr>
                                <w:sz w:val="18"/>
                                <w:szCs w:val="18"/>
                              </w:rPr>
                              <w:t>Overall, the literature shows one major limitation: that requirements, documentation, prioritization, project planning, and change management are hosted in disjoined activities. Neither research nor industry solutions support an integrated, requirement-centric, and intelligent system to actively support stakeholders from the very first requirement elicitation throughout project execution to the controlled execution of changes.</w:t>
                            </w:r>
                          </w:p>
                          <w:p w14:paraId="20F2813D" w14:textId="2FDFEA9D" w:rsidR="00B723D7" w:rsidRPr="00B44727" w:rsidRDefault="00B44727" w:rsidP="00B44727">
                            <w:pPr>
                              <w:rPr>
                                <w:sz w:val="18"/>
                                <w:szCs w:val="18"/>
                              </w:rPr>
                            </w:pPr>
                            <w:r w:rsidRPr="00495721">
                              <w:rPr>
                                <w:sz w:val="18"/>
                                <w:szCs w:val="18"/>
                              </w:rPr>
                              <w:t xml:space="preserve">[1] K. Wiegers and J. Beatty, </w:t>
                            </w:r>
                            <w:r w:rsidRPr="00495721">
                              <w:rPr>
                                <w:i/>
                                <w:iCs/>
                                <w:sz w:val="18"/>
                                <w:szCs w:val="18"/>
                              </w:rPr>
                              <w:t>Software Requirements</w:t>
                            </w:r>
                            <w:r w:rsidRPr="00495721">
                              <w:rPr>
                                <w:sz w:val="18"/>
                                <w:szCs w:val="18"/>
                              </w:rPr>
                              <w:t>, 3rd ed. Redmond, WA, USA: Microsoft Press, 2013.</w:t>
                            </w:r>
                            <w:r w:rsidRPr="00495721">
                              <w:rPr>
                                <w:sz w:val="18"/>
                                <w:szCs w:val="18"/>
                              </w:rPr>
                              <w:br/>
                              <w:t xml:space="preserve">[2] I. Sommerville, </w:t>
                            </w:r>
                            <w:r w:rsidRPr="00495721">
                              <w:rPr>
                                <w:i/>
                                <w:iCs/>
                                <w:sz w:val="18"/>
                                <w:szCs w:val="18"/>
                              </w:rPr>
                              <w:t>Software Engineering</w:t>
                            </w:r>
                            <w:r w:rsidRPr="00495721">
                              <w:rPr>
                                <w:sz w:val="18"/>
                                <w:szCs w:val="18"/>
                              </w:rPr>
                              <w:t>, 10th ed. Boston, MA, USA: Pearson, 2016.</w:t>
                            </w:r>
                            <w:r w:rsidRPr="00495721">
                              <w:rPr>
                                <w:sz w:val="18"/>
                                <w:szCs w:val="18"/>
                              </w:rPr>
                              <w:br/>
                              <w:t xml:space="preserve">[3] A. van </w:t>
                            </w:r>
                            <w:proofErr w:type="spellStart"/>
                            <w:r w:rsidRPr="00495721">
                              <w:rPr>
                                <w:sz w:val="18"/>
                                <w:szCs w:val="18"/>
                              </w:rPr>
                              <w:t>Lamsweerde</w:t>
                            </w:r>
                            <w:proofErr w:type="spellEnd"/>
                            <w:r w:rsidRPr="00495721">
                              <w:rPr>
                                <w:sz w:val="18"/>
                                <w:szCs w:val="18"/>
                              </w:rPr>
                              <w:t xml:space="preserve">, </w:t>
                            </w:r>
                            <w:r w:rsidRPr="00495721">
                              <w:rPr>
                                <w:i/>
                                <w:iCs/>
                                <w:sz w:val="18"/>
                                <w:szCs w:val="18"/>
                              </w:rPr>
                              <w:t>Requirements Engineering: From System Goals to UML Models to Software Specifications</w:t>
                            </w:r>
                            <w:r w:rsidRPr="00495721">
                              <w:rPr>
                                <w:sz w:val="18"/>
                                <w:szCs w:val="18"/>
                              </w:rPr>
                              <w:t>. Chichester, U.K.: Wiley, 2009.</w:t>
                            </w:r>
                            <w:r w:rsidRPr="00495721">
                              <w:rPr>
                                <w:sz w:val="18"/>
                                <w:szCs w:val="18"/>
                              </w:rPr>
                              <w:br/>
                              <w:t>[4] B. Boehm and R. Turner, “Balancing agility and discipline: A guide for the perplexed,” Addison-Wesley, 2004.</w:t>
                            </w:r>
                            <w:r w:rsidRPr="00495721">
                              <w:rPr>
                                <w:sz w:val="18"/>
                                <w:szCs w:val="18"/>
                              </w:rPr>
                              <w:br/>
                              <w:t xml:space="preserve">[5] M. Paetsch, A. Eberlein, and F. Maurer, “Requirements engineering and agile software development,” </w:t>
                            </w:r>
                            <w:r w:rsidRPr="00495721">
                              <w:rPr>
                                <w:i/>
                                <w:iCs/>
                                <w:sz w:val="18"/>
                                <w:szCs w:val="18"/>
                              </w:rPr>
                              <w:t>Proc. IEEE Int. Workshop on Enabling Technologies</w:t>
                            </w:r>
                            <w:r w:rsidRPr="00495721">
                              <w:rPr>
                                <w:sz w:val="18"/>
                                <w:szCs w:val="18"/>
                              </w:rPr>
                              <w:t>, 2003, pp. 308–313.</w:t>
                            </w:r>
                            <w:r w:rsidRPr="00495721">
                              <w:rPr>
                                <w:sz w:val="18"/>
                                <w:szCs w:val="18"/>
                              </w:rPr>
                              <w:br/>
                              <w:t xml:space="preserve">[6] D. </w:t>
                            </w:r>
                            <w:proofErr w:type="spellStart"/>
                            <w:r w:rsidRPr="00495721">
                              <w:rPr>
                                <w:sz w:val="18"/>
                                <w:szCs w:val="18"/>
                              </w:rPr>
                              <w:t>Zowghi</w:t>
                            </w:r>
                            <w:proofErr w:type="spellEnd"/>
                            <w:r w:rsidRPr="00495721">
                              <w:rPr>
                                <w:sz w:val="18"/>
                                <w:szCs w:val="18"/>
                              </w:rPr>
                              <w:t xml:space="preserve"> and C. </w:t>
                            </w:r>
                            <w:proofErr w:type="spellStart"/>
                            <w:r w:rsidRPr="00495721">
                              <w:rPr>
                                <w:sz w:val="18"/>
                                <w:szCs w:val="18"/>
                              </w:rPr>
                              <w:t>Coulin</w:t>
                            </w:r>
                            <w:proofErr w:type="spellEnd"/>
                            <w:r w:rsidRPr="00495721">
                              <w:rPr>
                                <w:sz w:val="18"/>
                                <w:szCs w:val="18"/>
                              </w:rPr>
                              <w:t xml:space="preserve">, “Requirements elicitation: A survey of techniques, approaches, and tools,” in </w:t>
                            </w:r>
                            <w:r w:rsidRPr="00495721">
                              <w:rPr>
                                <w:i/>
                                <w:iCs/>
                                <w:sz w:val="18"/>
                                <w:szCs w:val="18"/>
                              </w:rPr>
                              <w:t>Engineering and Managing Software Requirements</w:t>
                            </w:r>
                            <w:r w:rsidRPr="00495721">
                              <w:rPr>
                                <w:sz w:val="18"/>
                                <w:szCs w:val="18"/>
                              </w:rPr>
                              <w:t>, Springer, 2005, pp. 19–46.</w:t>
                            </w:r>
                            <w:r w:rsidRPr="00495721">
                              <w:rPr>
                                <w:sz w:val="18"/>
                                <w:szCs w:val="18"/>
                              </w:rPr>
                              <w:br/>
                              <w:t xml:space="preserve">[7] A. Ferrari et al., “The impact of requirements documentation quality on software development,” in </w:t>
                            </w:r>
                            <w:r w:rsidRPr="00495721">
                              <w:rPr>
                                <w:i/>
                                <w:iCs/>
                                <w:sz w:val="18"/>
                                <w:szCs w:val="18"/>
                              </w:rPr>
                              <w:t>Proc. IEEE Int. Conf. on Requirements Engineering (RE)</w:t>
                            </w:r>
                            <w:r w:rsidRPr="00495721">
                              <w:rPr>
                                <w:sz w:val="18"/>
                                <w:szCs w:val="18"/>
                              </w:rPr>
                              <w:t>, 2016, pp. 1–10.</w:t>
                            </w:r>
                            <w:r w:rsidRPr="00495721">
                              <w:rPr>
                                <w:sz w:val="18"/>
                                <w:szCs w:val="18"/>
                              </w:rPr>
                              <w:br/>
                              <w:t xml:space="preserve">[8] N. Dalpiaz, F. Aydemir, and P. Giorgini, “Detecting ambiguities in natural language requirements,” </w:t>
                            </w:r>
                            <w:r w:rsidRPr="00495721">
                              <w:rPr>
                                <w:i/>
                                <w:iCs/>
                                <w:sz w:val="18"/>
                                <w:szCs w:val="18"/>
                              </w:rPr>
                              <w:t>Proc. IEEE RE</w:t>
                            </w:r>
                            <w:r w:rsidRPr="00495721">
                              <w:rPr>
                                <w:sz w:val="18"/>
                                <w:szCs w:val="18"/>
                              </w:rPr>
                              <w:t>, 2012.</w:t>
                            </w:r>
                            <w:r w:rsidRPr="00495721">
                              <w:rPr>
                                <w:sz w:val="18"/>
                                <w:szCs w:val="18"/>
                              </w:rPr>
                              <w:br/>
                              <w:t xml:space="preserve">[9] V. Lenarduzzi et al., “Technical debt in agile software development: A systematic mapping study,” </w:t>
                            </w:r>
                            <w:r w:rsidRPr="00495721">
                              <w:rPr>
                                <w:i/>
                                <w:iCs/>
                                <w:sz w:val="18"/>
                                <w:szCs w:val="18"/>
                              </w:rPr>
                              <w:t>Agile Conf.</w:t>
                            </w:r>
                            <w:r w:rsidRPr="00495721">
                              <w:rPr>
                                <w:sz w:val="18"/>
                                <w:szCs w:val="18"/>
                              </w:rPr>
                              <w:t>, 2015.</w:t>
                            </w:r>
                            <w:r w:rsidRPr="00495721">
                              <w:rPr>
                                <w:sz w:val="18"/>
                                <w:szCs w:val="18"/>
                              </w:rPr>
                              <w:br/>
                              <w:t xml:space="preserve">[10] K. K. Agrawal and S. K. Khatri, “Impact of requirement volatility on software project success,” </w:t>
                            </w:r>
                            <w:r w:rsidRPr="00495721">
                              <w:rPr>
                                <w:i/>
                                <w:iCs/>
                                <w:sz w:val="18"/>
                                <w:szCs w:val="18"/>
                              </w:rPr>
                              <w:t>Int. J. Software Engineering &amp; Applications</w:t>
                            </w:r>
                            <w:r w:rsidRPr="00495721">
                              <w:rPr>
                                <w:sz w:val="18"/>
                                <w:szCs w:val="18"/>
                              </w:rPr>
                              <w:t>, vol. 8, no. 3, pp. 1–14, 2017.</w:t>
                            </w:r>
                          </w:p>
                          <w:p w14:paraId="6700AE37" w14:textId="77777777" w:rsidR="00845F29" w:rsidRPr="004E7B9D" w:rsidRDefault="00845F29" w:rsidP="00B723D7">
                            <w:pPr>
                              <w:jc w:val="both"/>
                            </w:pPr>
                          </w:p>
                          <w:p w14:paraId="5CA6F35F" w14:textId="77777777" w:rsidR="000761AA" w:rsidRPr="004E7B9D" w:rsidRDefault="000761AA" w:rsidP="000206D1"/>
                          <w:p w14:paraId="61990899" w14:textId="77777777" w:rsidR="000206D1" w:rsidRPr="004E7B9D" w:rsidRDefault="000206D1" w:rsidP="000206D1"/>
                          <w:p w14:paraId="67FD130A" w14:textId="77777777" w:rsidR="000206D1" w:rsidRPr="004E7B9D" w:rsidRDefault="000206D1" w:rsidP="000206D1"/>
                          <w:p w14:paraId="093F8310" w14:textId="77777777" w:rsidR="004877DD" w:rsidRPr="004E7B9D" w:rsidRDefault="004877DD" w:rsidP="004877DD"/>
                          <w:p w14:paraId="6493B4EF" w14:textId="77777777" w:rsidR="004877DD" w:rsidRPr="004E7B9D" w:rsidRDefault="004877DD" w:rsidP="004877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43E33" id="Text Box 1696888317" o:spid="_x0000_s1032" type="#_x0000_t202" style="position:absolute;left:0;text-align:left;margin-left:398.35pt;margin-top:4.4pt;width:449.55pt;height:636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" fillcolor="window" strokeweight=".5pt">
                <v:textbox>
                  <w:txbxContent>
                    <w:p w14:paraId="6A3C817F" w14:textId="50BFB351" w:rsidR="000206D1" w:rsidRPr="004E7B9D" w:rsidRDefault="000206D1" w:rsidP="000206D1">
                      <w:pPr>
                        <w:rPr>
                          <w:b/>
                          <w:bCs/>
                          <w:sz w:val="18"/>
                          <w:szCs w:val="18"/>
                        </w:rPr>
                      </w:pPr>
                      <w:r w:rsidRPr="004E7B9D">
                        <w:rPr>
                          <w:b/>
                          <w:bCs/>
                          <w:sz w:val="18"/>
                          <w:szCs w:val="18"/>
                        </w:rPr>
                        <w:t xml:space="preserve">Summary of Existing Products / </w:t>
                      </w:r>
                      <w:r w:rsidRPr="00317880">
                        <w:rPr>
                          <w:b/>
                          <w:bCs/>
                          <w:sz w:val="18"/>
                          <w:szCs w:val="18"/>
                        </w:rPr>
                        <w:t>Systems</w:t>
                      </w:r>
                      <w:r w:rsidR="00A71E22" w:rsidRPr="00317880">
                        <w:rPr>
                          <w:b/>
                          <w:bCs/>
                          <w:sz w:val="18"/>
                          <w:szCs w:val="18"/>
                        </w:rPr>
                        <w:t xml:space="preserve"> </w:t>
                      </w:r>
                    </w:p>
                    <w:p w14:paraId="0B3B710B" w14:textId="12FD6020" w:rsidR="00B44727" w:rsidRPr="00B44727" w:rsidRDefault="00B44727" w:rsidP="00B44727">
                      <w:pPr>
                        <w:jc w:val="both"/>
                        <w:rPr>
                          <w:sz w:val="18"/>
                          <w:szCs w:val="18"/>
                        </w:rPr>
                      </w:pPr>
                      <w:r w:rsidRPr="00B44727">
                        <w:rPr>
                          <w:sz w:val="18"/>
                          <w:szCs w:val="18"/>
                        </w:rPr>
                        <w:t>There have been existing systems for the management of requirements as well as project management in place that have been widely adopted in both industry as well as academic institutions to aid in software development tasks. These tools include Jira, Azure DevOps, IBM DOORS, Confluence, Trello, as well as Asana. Research shows that the tools are useful in tracking tasks as well as monitoring progress after the implementation of requirements but presume the requirements are structured before inputting them into the system [1], [2].</w:t>
                      </w:r>
                    </w:p>
                    <w:p w14:paraId="42A9914D" w14:textId="77777777" w:rsidR="00B44727" w:rsidRDefault="00B44727" w:rsidP="00B44727">
                      <w:pPr>
                        <w:jc w:val="both"/>
                        <w:rPr>
                          <w:sz w:val="18"/>
                          <w:szCs w:val="18"/>
                        </w:rPr>
                      </w:pPr>
                      <w:r w:rsidRPr="00B44727">
                        <w:rPr>
                          <w:sz w:val="18"/>
                          <w:szCs w:val="18"/>
                        </w:rPr>
                        <w:t>IBM DOORS is renowned as a reliable requirements management solution that provides traceability, versioning, and change history, primarily in the realm of complex and safety-critical applications [3]. However, despite the benefits it provides, the need for manual intensive work, in-depth domain knowledge, and the use of proper requirement specifications in a research study indicates that the application of DOORS is less desirable in the early stages of requirement gathering and in agile projects [4]. Jira and Azure DevOps, in a similar manner, use user stories, backlogging, and change history, with a strong reliance on manual work, analyst expertise, and human prioritization of the conversion of stakeholder needs into Epics, Features, and Acceptance Criteria, respectively [5].</w:t>
                      </w:r>
                    </w:p>
                    <w:p w14:paraId="2BFC7422" w14:textId="112989EF" w:rsidR="00B44727" w:rsidRPr="00B44727" w:rsidRDefault="00B44727" w:rsidP="00B44727">
                      <w:pPr>
                        <w:jc w:val="both"/>
                        <w:rPr>
                          <w:sz w:val="18"/>
                          <w:szCs w:val="18"/>
                        </w:rPr>
                      </w:pPr>
                      <w:r w:rsidRPr="00B44727">
                        <w:rPr>
                          <w:sz w:val="18"/>
                          <w:szCs w:val="18"/>
                        </w:rPr>
                        <w:t>Studies have revealed that the majority of commercial software does little for requirement clarification, ambiguity identification, or domain knowledge support during the requirement capture process [6]. Requirements are mostly expressed as natural language text with the absence of automated validation, causing these requirements to become ambiguous, incomplete, or incorrectly understood. This is supported by Ferrari et al., who show that low-quality requirement writing has a substantial impact on rework rates and defective units; however, little intelligence is offered by current software for requirement quality assessment during entry [7].</w:t>
                      </w:r>
                    </w:p>
                    <w:p w14:paraId="65675FD8" w14:textId="019D4A6E" w:rsidR="00B44727" w:rsidRDefault="00B44727" w:rsidP="00B44727">
                      <w:pPr>
                        <w:jc w:val="both"/>
                        <w:rPr>
                          <w:sz w:val="18"/>
                          <w:szCs w:val="18"/>
                        </w:rPr>
                      </w:pPr>
                      <w:r w:rsidRPr="00B44727">
                        <w:rPr>
                          <w:sz w:val="18"/>
                          <w:szCs w:val="18"/>
                        </w:rPr>
                        <w:t>There have been a few research endeavors trying to apply AI-supported, as well as NLP-enabled, techniques in the realm of requirements engineering, related to ambiguity detection, requirement assignment, traceability analysis, and effort prediction [8], [9]. Yet, the results obtained in these research versions are encouraging, but they are always developed in a disconnected manner. Additionally, the current state-of-the-art tools lack</w:t>
                      </w:r>
                      <w:r>
                        <w:rPr>
                          <w:sz w:val="18"/>
                          <w:szCs w:val="18"/>
                        </w:rPr>
                        <w:t xml:space="preserve"> </w:t>
                      </w:r>
                      <w:r w:rsidRPr="00B44727">
                        <w:rPr>
                          <w:sz w:val="18"/>
                          <w:szCs w:val="18"/>
                        </w:rPr>
                        <w:t>workflow integrity in terms of end-to-end analysis involving understanding, prioritization, planning, as well as impact analysis in the realm of requirements [10].</w:t>
                      </w:r>
                    </w:p>
                    <w:p w14:paraId="253C249F" w14:textId="79C5D9D3" w:rsidR="00B44727" w:rsidRDefault="00B44727" w:rsidP="00B44727">
                      <w:pPr>
                        <w:jc w:val="both"/>
                        <w:rPr>
                          <w:sz w:val="18"/>
                          <w:szCs w:val="18"/>
                        </w:rPr>
                      </w:pPr>
                      <w:r w:rsidRPr="00B44727">
                        <w:rPr>
                          <w:sz w:val="18"/>
                          <w:szCs w:val="18"/>
                        </w:rPr>
                        <w:t>Overall, the literature shows one major limitation: that requirements, documentation, prioritization, project planning, and change management are hosted in disjoined activities. Neither research nor industry solutions support an integrated, requirement-centric, and intelligent system to actively support stakeholders from the very first requirement elicitation throughout project execution to the controlled execution of changes.</w:t>
                      </w:r>
                    </w:p>
                    <w:p w14:paraId="20F2813D" w14:textId="2FDFEA9D" w:rsidR="00B723D7" w:rsidRPr="00B44727" w:rsidRDefault="00B44727" w:rsidP="00B44727">
                      <w:pPr>
                        <w:rPr>
                          <w:sz w:val="18"/>
                          <w:szCs w:val="18"/>
                        </w:rPr>
                      </w:pPr>
                      <w:r w:rsidRPr="00495721">
                        <w:rPr>
                          <w:sz w:val="18"/>
                          <w:szCs w:val="18"/>
                        </w:rPr>
                        <w:t xml:space="preserve">[1] K. Wiegers and J. Beatty, </w:t>
                      </w:r>
                      <w:r w:rsidRPr="00495721">
                        <w:rPr>
                          <w:i/>
                          <w:iCs/>
                          <w:sz w:val="18"/>
                          <w:szCs w:val="18"/>
                        </w:rPr>
                        <w:t>Software Requirements</w:t>
                      </w:r>
                      <w:r w:rsidRPr="00495721">
                        <w:rPr>
                          <w:sz w:val="18"/>
                          <w:szCs w:val="18"/>
                        </w:rPr>
                        <w:t>, 3rd ed. Redmond, WA, USA: Microsoft Press, 2013.</w:t>
                      </w:r>
                      <w:r w:rsidRPr="00495721">
                        <w:rPr>
                          <w:sz w:val="18"/>
                          <w:szCs w:val="18"/>
                        </w:rPr>
                        <w:br/>
                        <w:t xml:space="preserve">[2] I. Sommerville, </w:t>
                      </w:r>
                      <w:r w:rsidRPr="00495721">
                        <w:rPr>
                          <w:i/>
                          <w:iCs/>
                          <w:sz w:val="18"/>
                          <w:szCs w:val="18"/>
                        </w:rPr>
                        <w:t>Software Engineering</w:t>
                      </w:r>
                      <w:r w:rsidRPr="00495721">
                        <w:rPr>
                          <w:sz w:val="18"/>
                          <w:szCs w:val="18"/>
                        </w:rPr>
                        <w:t>, 10th ed. Boston, MA, USA: Pearson, 2016.</w:t>
                      </w:r>
                      <w:r w:rsidRPr="00495721">
                        <w:rPr>
                          <w:sz w:val="18"/>
                          <w:szCs w:val="18"/>
                        </w:rPr>
                        <w:br/>
                        <w:t xml:space="preserve">[3] A. van </w:t>
                      </w:r>
                      <w:proofErr w:type="spellStart"/>
                      <w:r w:rsidRPr="00495721">
                        <w:rPr>
                          <w:sz w:val="18"/>
                          <w:szCs w:val="18"/>
                        </w:rPr>
                        <w:t>Lamsweerde</w:t>
                      </w:r>
                      <w:proofErr w:type="spellEnd"/>
                      <w:r w:rsidRPr="00495721">
                        <w:rPr>
                          <w:sz w:val="18"/>
                          <w:szCs w:val="18"/>
                        </w:rPr>
                        <w:t xml:space="preserve">, </w:t>
                      </w:r>
                      <w:r w:rsidRPr="00495721">
                        <w:rPr>
                          <w:i/>
                          <w:iCs/>
                          <w:sz w:val="18"/>
                          <w:szCs w:val="18"/>
                        </w:rPr>
                        <w:t>Requirements Engineering: From System Goals to UML Models to Software Specifications</w:t>
                      </w:r>
                      <w:r w:rsidRPr="00495721">
                        <w:rPr>
                          <w:sz w:val="18"/>
                          <w:szCs w:val="18"/>
                        </w:rPr>
                        <w:t>. Chichester, U.K.: Wiley, 2009.</w:t>
                      </w:r>
                      <w:r w:rsidRPr="00495721">
                        <w:rPr>
                          <w:sz w:val="18"/>
                          <w:szCs w:val="18"/>
                        </w:rPr>
                        <w:br/>
                        <w:t>[4] B. Boehm and R. Turner, “Balancing agility and discipline: A guide for the perplexed,” Addison-Wesley, 2004.</w:t>
                      </w:r>
                      <w:r w:rsidRPr="00495721">
                        <w:rPr>
                          <w:sz w:val="18"/>
                          <w:szCs w:val="18"/>
                        </w:rPr>
                        <w:br/>
                        <w:t xml:space="preserve">[5] M. Paetsch, A. Eberlein, and F. Maurer, “Requirements engineering and agile software development,” </w:t>
                      </w:r>
                      <w:r w:rsidRPr="00495721">
                        <w:rPr>
                          <w:i/>
                          <w:iCs/>
                          <w:sz w:val="18"/>
                          <w:szCs w:val="18"/>
                        </w:rPr>
                        <w:t>Proc. IEEE Int. Workshop on Enabling Technologies</w:t>
                      </w:r>
                      <w:r w:rsidRPr="00495721">
                        <w:rPr>
                          <w:sz w:val="18"/>
                          <w:szCs w:val="18"/>
                        </w:rPr>
                        <w:t>, 2003, pp. 308–313.</w:t>
                      </w:r>
                      <w:r w:rsidRPr="00495721">
                        <w:rPr>
                          <w:sz w:val="18"/>
                          <w:szCs w:val="18"/>
                        </w:rPr>
                        <w:br/>
                        <w:t xml:space="preserve">[6] D. </w:t>
                      </w:r>
                      <w:proofErr w:type="spellStart"/>
                      <w:r w:rsidRPr="00495721">
                        <w:rPr>
                          <w:sz w:val="18"/>
                          <w:szCs w:val="18"/>
                        </w:rPr>
                        <w:t>Zowghi</w:t>
                      </w:r>
                      <w:proofErr w:type="spellEnd"/>
                      <w:r w:rsidRPr="00495721">
                        <w:rPr>
                          <w:sz w:val="18"/>
                          <w:szCs w:val="18"/>
                        </w:rPr>
                        <w:t xml:space="preserve"> and C. </w:t>
                      </w:r>
                      <w:proofErr w:type="spellStart"/>
                      <w:r w:rsidRPr="00495721">
                        <w:rPr>
                          <w:sz w:val="18"/>
                          <w:szCs w:val="18"/>
                        </w:rPr>
                        <w:t>Coulin</w:t>
                      </w:r>
                      <w:proofErr w:type="spellEnd"/>
                      <w:r w:rsidRPr="00495721">
                        <w:rPr>
                          <w:sz w:val="18"/>
                          <w:szCs w:val="18"/>
                        </w:rPr>
                        <w:t xml:space="preserve">, “Requirements elicitation: A survey of techniques, approaches, and tools,” in </w:t>
                      </w:r>
                      <w:r w:rsidRPr="00495721">
                        <w:rPr>
                          <w:i/>
                          <w:iCs/>
                          <w:sz w:val="18"/>
                          <w:szCs w:val="18"/>
                        </w:rPr>
                        <w:t>Engineering and Managing Software Requirements</w:t>
                      </w:r>
                      <w:r w:rsidRPr="00495721">
                        <w:rPr>
                          <w:sz w:val="18"/>
                          <w:szCs w:val="18"/>
                        </w:rPr>
                        <w:t>, Springer, 2005, pp. 19–46.</w:t>
                      </w:r>
                      <w:r w:rsidRPr="00495721">
                        <w:rPr>
                          <w:sz w:val="18"/>
                          <w:szCs w:val="18"/>
                        </w:rPr>
                        <w:br/>
                        <w:t xml:space="preserve">[7] A. Ferrari et al., “The impact of requirements documentation quality on software development,” in </w:t>
                      </w:r>
                      <w:r w:rsidRPr="00495721">
                        <w:rPr>
                          <w:i/>
                          <w:iCs/>
                          <w:sz w:val="18"/>
                          <w:szCs w:val="18"/>
                        </w:rPr>
                        <w:t>Proc. IEEE Int. Conf. on Requirements Engineering (RE)</w:t>
                      </w:r>
                      <w:r w:rsidRPr="00495721">
                        <w:rPr>
                          <w:sz w:val="18"/>
                          <w:szCs w:val="18"/>
                        </w:rPr>
                        <w:t>, 2016, pp. 1–10.</w:t>
                      </w:r>
                      <w:r w:rsidRPr="00495721">
                        <w:rPr>
                          <w:sz w:val="18"/>
                          <w:szCs w:val="18"/>
                        </w:rPr>
                        <w:br/>
                        <w:t xml:space="preserve">[8] N. Dalpiaz, F. Aydemir, and P. Giorgini, “Detecting ambiguities in natural language requirements,” </w:t>
                      </w:r>
                      <w:r w:rsidRPr="00495721">
                        <w:rPr>
                          <w:i/>
                          <w:iCs/>
                          <w:sz w:val="18"/>
                          <w:szCs w:val="18"/>
                        </w:rPr>
                        <w:t>Proc. IEEE RE</w:t>
                      </w:r>
                      <w:r w:rsidRPr="00495721">
                        <w:rPr>
                          <w:sz w:val="18"/>
                          <w:szCs w:val="18"/>
                        </w:rPr>
                        <w:t>, 2012.</w:t>
                      </w:r>
                      <w:r w:rsidRPr="00495721">
                        <w:rPr>
                          <w:sz w:val="18"/>
                          <w:szCs w:val="18"/>
                        </w:rPr>
                        <w:br/>
                        <w:t xml:space="preserve">[9] V. Lenarduzzi et al., “Technical debt in agile software development: A systematic mapping study,” </w:t>
                      </w:r>
                      <w:r w:rsidRPr="00495721">
                        <w:rPr>
                          <w:i/>
                          <w:iCs/>
                          <w:sz w:val="18"/>
                          <w:szCs w:val="18"/>
                        </w:rPr>
                        <w:t>Agile Conf.</w:t>
                      </w:r>
                      <w:r w:rsidRPr="00495721">
                        <w:rPr>
                          <w:sz w:val="18"/>
                          <w:szCs w:val="18"/>
                        </w:rPr>
                        <w:t>, 2015.</w:t>
                      </w:r>
                      <w:r w:rsidRPr="00495721">
                        <w:rPr>
                          <w:sz w:val="18"/>
                          <w:szCs w:val="18"/>
                        </w:rPr>
                        <w:br/>
                        <w:t xml:space="preserve">[10] K. K. Agrawal and S. K. Khatri, “Impact of requirement volatility on software project success,” </w:t>
                      </w:r>
                      <w:r w:rsidRPr="00495721">
                        <w:rPr>
                          <w:i/>
                          <w:iCs/>
                          <w:sz w:val="18"/>
                          <w:szCs w:val="18"/>
                        </w:rPr>
                        <w:t>Int. J. Software Engineering &amp; Applications</w:t>
                      </w:r>
                      <w:r w:rsidRPr="00495721">
                        <w:rPr>
                          <w:sz w:val="18"/>
                          <w:szCs w:val="18"/>
                        </w:rPr>
                        <w:t>, vol. 8, no. 3, pp. 1–14, 2017.</w:t>
                      </w:r>
                    </w:p>
                    <w:p w14:paraId="6700AE37" w14:textId="77777777" w:rsidR="00845F29" w:rsidRPr="004E7B9D" w:rsidRDefault="00845F29" w:rsidP="00B723D7">
                      <w:pPr>
                        <w:jc w:val="both"/>
                      </w:pPr>
                    </w:p>
                    <w:p w14:paraId="5CA6F35F" w14:textId="77777777" w:rsidR="000761AA" w:rsidRPr="004E7B9D" w:rsidRDefault="000761AA" w:rsidP="000206D1"/>
                    <w:p w14:paraId="61990899" w14:textId="77777777" w:rsidR="000206D1" w:rsidRPr="004E7B9D" w:rsidRDefault="000206D1" w:rsidP="000206D1"/>
                    <w:p w14:paraId="67FD130A" w14:textId="77777777" w:rsidR="000206D1" w:rsidRPr="004E7B9D" w:rsidRDefault="000206D1" w:rsidP="000206D1"/>
                    <w:p w14:paraId="093F8310" w14:textId="77777777" w:rsidR="004877DD" w:rsidRPr="004E7B9D" w:rsidRDefault="004877DD" w:rsidP="004877DD"/>
                    <w:p w14:paraId="6493B4EF" w14:textId="77777777" w:rsidR="004877DD" w:rsidRPr="004E7B9D" w:rsidRDefault="004877DD" w:rsidP="004877DD"/>
                  </w:txbxContent>
                </v:textbox>
                <w10:wrap anchorx="margin"/>
              </v:shape>
            </w:pict>
          </mc:Fallback>
        </mc:AlternateContent>
      </w:r>
    </w:p>
    <w:p w14:paraId="18128168" w14:textId="77777777" w:rsidR="004877DD" w:rsidRDefault="004877DD" w:rsidP="00FF6C60">
      <w:pPr>
        <w:pStyle w:val="ListParagraph"/>
        <w:rPr>
          <w:color w:val="000000" w:themeColor="text1"/>
          <w:sz w:val="24"/>
          <w:szCs w:val="24"/>
        </w:rPr>
      </w:pPr>
    </w:p>
    <w:p w14:paraId="75DAC4F0" w14:textId="77777777" w:rsidR="004877DD" w:rsidRDefault="004877DD" w:rsidP="00FF6C60">
      <w:pPr>
        <w:pStyle w:val="ListParagraph"/>
        <w:rPr>
          <w:color w:val="000000" w:themeColor="text1"/>
          <w:sz w:val="24"/>
          <w:szCs w:val="24"/>
        </w:rPr>
      </w:pPr>
    </w:p>
    <w:p w14:paraId="086368F1" w14:textId="77777777" w:rsidR="004877DD" w:rsidRDefault="004877DD" w:rsidP="00FF6C60">
      <w:pPr>
        <w:pStyle w:val="ListParagraph"/>
        <w:rPr>
          <w:color w:val="000000" w:themeColor="text1"/>
          <w:sz w:val="24"/>
          <w:szCs w:val="24"/>
        </w:rPr>
      </w:pPr>
    </w:p>
    <w:p w14:paraId="4B1AA4EF" w14:textId="77777777" w:rsidR="004877DD" w:rsidRDefault="004877DD" w:rsidP="00FF6C60">
      <w:pPr>
        <w:pStyle w:val="ListParagraph"/>
        <w:rPr>
          <w:color w:val="000000" w:themeColor="text1"/>
          <w:sz w:val="24"/>
          <w:szCs w:val="24"/>
        </w:rPr>
      </w:pPr>
    </w:p>
    <w:p w14:paraId="325CC4F6" w14:textId="77777777" w:rsidR="004877DD" w:rsidRDefault="004877DD" w:rsidP="00FF6C60">
      <w:pPr>
        <w:pStyle w:val="ListParagraph"/>
        <w:rPr>
          <w:color w:val="000000" w:themeColor="text1"/>
          <w:sz w:val="24"/>
          <w:szCs w:val="24"/>
        </w:rPr>
      </w:pPr>
    </w:p>
    <w:p w14:paraId="1C4BF64E" w14:textId="77777777" w:rsidR="004877DD" w:rsidRDefault="004877DD" w:rsidP="00FF6C60">
      <w:pPr>
        <w:pStyle w:val="ListParagraph"/>
        <w:rPr>
          <w:color w:val="000000" w:themeColor="text1"/>
          <w:sz w:val="24"/>
          <w:szCs w:val="24"/>
        </w:rPr>
      </w:pPr>
    </w:p>
    <w:p w14:paraId="6AD35983" w14:textId="77777777" w:rsidR="004877DD" w:rsidRDefault="004877DD" w:rsidP="00FF6C60">
      <w:pPr>
        <w:pStyle w:val="ListParagraph"/>
        <w:rPr>
          <w:color w:val="000000" w:themeColor="text1"/>
          <w:sz w:val="24"/>
          <w:szCs w:val="24"/>
        </w:rPr>
      </w:pPr>
    </w:p>
    <w:p w14:paraId="1C7AC81D" w14:textId="77777777" w:rsidR="004877DD" w:rsidRDefault="004877DD" w:rsidP="00FF6C60">
      <w:pPr>
        <w:pStyle w:val="ListParagraph"/>
        <w:rPr>
          <w:color w:val="000000" w:themeColor="text1"/>
          <w:sz w:val="24"/>
          <w:szCs w:val="24"/>
        </w:rPr>
      </w:pPr>
    </w:p>
    <w:p w14:paraId="422C1C5C" w14:textId="77777777" w:rsidR="007A0EF9" w:rsidRPr="002E7745" w:rsidRDefault="007A0EF9" w:rsidP="00FF6C60">
      <w:pPr>
        <w:pStyle w:val="ListParagraph"/>
        <w:rPr>
          <w:color w:val="000000" w:themeColor="text1"/>
          <w:sz w:val="24"/>
          <w:szCs w:val="24"/>
        </w:rPr>
      </w:pPr>
    </w:p>
    <w:p w14:paraId="71A98D8C" w14:textId="77777777" w:rsidR="00563261" w:rsidRDefault="00563261" w:rsidP="00AB6922">
      <w:pPr>
        <w:pStyle w:val="ListParagraph"/>
        <w:jc w:val="both"/>
        <w:rPr>
          <w:color w:val="000000" w:themeColor="text1"/>
          <w:sz w:val="24"/>
          <w:szCs w:val="24"/>
        </w:rPr>
      </w:pPr>
    </w:p>
    <w:p w14:paraId="7CAD73AE" w14:textId="77777777" w:rsidR="000206D1" w:rsidRDefault="000206D1" w:rsidP="00AB6922">
      <w:pPr>
        <w:pStyle w:val="ListParagraph"/>
        <w:jc w:val="both"/>
        <w:rPr>
          <w:color w:val="000000" w:themeColor="text1"/>
          <w:sz w:val="24"/>
          <w:szCs w:val="24"/>
        </w:rPr>
      </w:pPr>
    </w:p>
    <w:p w14:paraId="02933924" w14:textId="77777777" w:rsidR="000206D1" w:rsidRDefault="000206D1" w:rsidP="00AB6922">
      <w:pPr>
        <w:pStyle w:val="ListParagraph"/>
        <w:jc w:val="both"/>
        <w:rPr>
          <w:color w:val="000000" w:themeColor="text1"/>
          <w:sz w:val="24"/>
          <w:szCs w:val="24"/>
        </w:rPr>
      </w:pPr>
    </w:p>
    <w:p w14:paraId="5D19FBF5" w14:textId="77777777" w:rsidR="000206D1" w:rsidRDefault="000206D1" w:rsidP="00AB6922">
      <w:pPr>
        <w:pStyle w:val="ListParagraph"/>
        <w:jc w:val="both"/>
        <w:rPr>
          <w:color w:val="000000" w:themeColor="text1"/>
          <w:sz w:val="24"/>
          <w:szCs w:val="24"/>
        </w:rPr>
      </w:pPr>
    </w:p>
    <w:p w14:paraId="67F82876" w14:textId="77777777" w:rsidR="000206D1" w:rsidRDefault="000206D1" w:rsidP="00AB6922">
      <w:pPr>
        <w:pStyle w:val="ListParagraph"/>
        <w:jc w:val="both"/>
        <w:rPr>
          <w:color w:val="000000" w:themeColor="text1"/>
          <w:sz w:val="24"/>
          <w:szCs w:val="24"/>
        </w:rPr>
      </w:pPr>
    </w:p>
    <w:p w14:paraId="2FE81DBC" w14:textId="77777777" w:rsidR="000206D1" w:rsidRDefault="000206D1" w:rsidP="00AB6922">
      <w:pPr>
        <w:pStyle w:val="ListParagraph"/>
        <w:jc w:val="both"/>
        <w:rPr>
          <w:color w:val="000000" w:themeColor="text1"/>
          <w:sz w:val="24"/>
          <w:szCs w:val="24"/>
        </w:rPr>
      </w:pPr>
    </w:p>
    <w:p w14:paraId="29B96F1A" w14:textId="77777777" w:rsidR="000206D1" w:rsidRDefault="000206D1" w:rsidP="00AB6922">
      <w:pPr>
        <w:pStyle w:val="ListParagraph"/>
        <w:jc w:val="both"/>
        <w:rPr>
          <w:color w:val="000000" w:themeColor="text1"/>
          <w:sz w:val="24"/>
          <w:szCs w:val="24"/>
        </w:rPr>
      </w:pPr>
    </w:p>
    <w:p w14:paraId="63077ABF" w14:textId="77777777" w:rsidR="000206D1" w:rsidRDefault="000206D1" w:rsidP="00AB6922">
      <w:pPr>
        <w:pStyle w:val="ListParagraph"/>
        <w:jc w:val="both"/>
        <w:rPr>
          <w:color w:val="000000" w:themeColor="text1"/>
          <w:sz w:val="24"/>
          <w:szCs w:val="24"/>
        </w:rPr>
      </w:pPr>
    </w:p>
    <w:p w14:paraId="70D8D607" w14:textId="77777777" w:rsidR="000206D1" w:rsidRDefault="000206D1" w:rsidP="00AB6922">
      <w:pPr>
        <w:pStyle w:val="ListParagraph"/>
        <w:jc w:val="both"/>
        <w:rPr>
          <w:color w:val="000000" w:themeColor="text1"/>
          <w:sz w:val="24"/>
          <w:szCs w:val="24"/>
        </w:rPr>
      </w:pPr>
    </w:p>
    <w:p w14:paraId="5D726857" w14:textId="77777777" w:rsidR="000206D1" w:rsidRDefault="000206D1" w:rsidP="00AB6922">
      <w:pPr>
        <w:pStyle w:val="ListParagraph"/>
        <w:jc w:val="both"/>
        <w:rPr>
          <w:color w:val="000000" w:themeColor="text1"/>
          <w:sz w:val="24"/>
          <w:szCs w:val="24"/>
        </w:rPr>
      </w:pPr>
    </w:p>
    <w:p w14:paraId="3D5971F8" w14:textId="77777777" w:rsidR="000206D1" w:rsidRDefault="000206D1" w:rsidP="00AB6922">
      <w:pPr>
        <w:pStyle w:val="ListParagraph"/>
        <w:jc w:val="both"/>
        <w:rPr>
          <w:color w:val="000000" w:themeColor="text1"/>
          <w:sz w:val="24"/>
          <w:szCs w:val="24"/>
        </w:rPr>
      </w:pPr>
    </w:p>
    <w:p w14:paraId="69B6E68A" w14:textId="77777777" w:rsidR="000206D1" w:rsidRDefault="000206D1" w:rsidP="00AB6922">
      <w:pPr>
        <w:pStyle w:val="ListParagraph"/>
        <w:jc w:val="both"/>
        <w:rPr>
          <w:color w:val="000000" w:themeColor="text1"/>
          <w:sz w:val="24"/>
          <w:szCs w:val="24"/>
        </w:rPr>
      </w:pPr>
    </w:p>
    <w:p w14:paraId="167EB8D8" w14:textId="77777777" w:rsidR="000206D1" w:rsidRDefault="000206D1" w:rsidP="00AB6922">
      <w:pPr>
        <w:pStyle w:val="ListParagraph"/>
        <w:jc w:val="both"/>
        <w:rPr>
          <w:color w:val="000000" w:themeColor="text1"/>
          <w:sz w:val="24"/>
          <w:szCs w:val="24"/>
        </w:rPr>
      </w:pPr>
    </w:p>
    <w:p w14:paraId="29A0A3C5" w14:textId="77777777" w:rsidR="000206D1" w:rsidRDefault="000206D1" w:rsidP="00AB6922">
      <w:pPr>
        <w:pStyle w:val="ListParagraph"/>
        <w:jc w:val="both"/>
        <w:rPr>
          <w:color w:val="000000" w:themeColor="text1"/>
          <w:sz w:val="24"/>
          <w:szCs w:val="24"/>
        </w:rPr>
      </w:pPr>
    </w:p>
    <w:p w14:paraId="25DB9EEF" w14:textId="77777777" w:rsidR="000206D1" w:rsidRDefault="000206D1" w:rsidP="00AB6922">
      <w:pPr>
        <w:pStyle w:val="ListParagraph"/>
        <w:jc w:val="both"/>
        <w:rPr>
          <w:color w:val="000000" w:themeColor="text1"/>
          <w:sz w:val="24"/>
          <w:szCs w:val="24"/>
        </w:rPr>
      </w:pPr>
    </w:p>
    <w:p w14:paraId="6F42B3AF" w14:textId="77777777" w:rsidR="000206D1" w:rsidRDefault="000206D1" w:rsidP="00AB6922">
      <w:pPr>
        <w:pStyle w:val="ListParagraph"/>
        <w:jc w:val="both"/>
        <w:rPr>
          <w:color w:val="000000" w:themeColor="text1"/>
          <w:sz w:val="24"/>
          <w:szCs w:val="24"/>
        </w:rPr>
      </w:pPr>
    </w:p>
    <w:p w14:paraId="6FC7F6A9" w14:textId="77777777" w:rsidR="000206D1" w:rsidRDefault="000206D1" w:rsidP="00AB6922">
      <w:pPr>
        <w:pStyle w:val="ListParagraph"/>
        <w:jc w:val="both"/>
        <w:rPr>
          <w:color w:val="000000" w:themeColor="text1"/>
          <w:sz w:val="24"/>
          <w:szCs w:val="24"/>
        </w:rPr>
      </w:pPr>
    </w:p>
    <w:p w14:paraId="14EF2421" w14:textId="77777777" w:rsidR="000206D1" w:rsidRDefault="000206D1" w:rsidP="00AB6922">
      <w:pPr>
        <w:pStyle w:val="ListParagraph"/>
        <w:jc w:val="both"/>
        <w:rPr>
          <w:color w:val="000000" w:themeColor="text1"/>
          <w:sz w:val="24"/>
          <w:szCs w:val="24"/>
        </w:rPr>
      </w:pPr>
    </w:p>
    <w:p w14:paraId="67FE002B" w14:textId="77777777" w:rsidR="000206D1" w:rsidRDefault="000206D1" w:rsidP="00AB6922">
      <w:pPr>
        <w:pStyle w:val="ListParagraph"/>
        <w:jc w:val="both"/>
        <w:rPr>
          <w:color w:val="000000" w:themeColor="text1"/>
          <w:sz w:val="24"/>
          <w:szCs w:val="24"/>
        </w:rPr>
      </w:pPr>
    </w:p>
    <w:p w14:paraId="7DC17C3B" w14:textId="77777777" w:rsidR="000206D1" w:rsidRDefault="000206D1" w:rsidP="00AB6922">
      <w:pPr>
        <w:pStyle w:val="ListParagraph"/>
        <w:jc w:val="both"/>
        <w:rPr>
          <w:color w:val="000000" w:themeColor="text1"/>
          <w:sz w:val="24"/>
          <w:szCs w:val="24"/>
        </w:rPr>
      </w:pPr>
    </w:p>
    <w:p w14:paraId="47836C69" w14:textId="77777777" w:rsidR="000206D1" w:rsidRDefault="000206D1" w:rsidP="00AB6922">
      <w:pPr>
        <w:pStyle w:val="ListParagraph"/>
        <w:jc w:val="both"/>
        <w:rPr>
          <w:color w:val="000000" w:themeColor="text1"/>
          <w:sz w:val="24"/>
          <w:szCs w:val="24"/>
        </w:rPr>
      </w:pPr>
    </w:p>
    <w:p w14:paraId="733FBD7D" w14:textId="77777777" w:rsidR="000206D1" w:rsidRDefault="000206D1" w:rsidP="00AB6922">
      <w:pPr>
        <w:pStyle w:val="ListParagraph"/>
        <w:jc w:val="both"/>
        <w:rPr>
          <w:color w:val="000000" w:themeColor="text1"/>
          <w:sz w:val="24"/>
          <w:szCs w:val="24"/>
        </w:rPr>
      </w:pPr>
    </w:p>
    <w:p w14:paraId="35F6DB57" w14:textId="77777777" w:rsidR="000206D1" w:rsidRDefault="000206D1" w:rsidP="00AB6922">
      <w:pPr>
        <w:pStyle w:val="ListParagraph"/>
        <w:jc w:val="both"/>
        <w:rPr>
          <w:color w:val="000000" w:themeColor="text1"/>
          <w:sz w:val="24"/>
          <w:szCs w:val="24"/>
        </w:rPr>
      </w:pPr>
    </w:p>
    <w:p w14:paraId="4DD25B6E" w14:textId="77777777" w:rsidR="000206D1" w:rsidRDefault="000206D1" w:rsidP="00AB6922">
      <w:pPr>
        <w:pStyle w:val="ListParagraph"/>
        <w:jc w:val="both"/>
        <w:rPr>
          <w:color w:val="000000" w:themeColor="text1"/>
          <w:sz w:val="24"/>
          <w:szCs w:val="24"/>
        </w:rPr>
      </w:pPr>
    </w:p>
    <w:p w14:paraId="1F22779C" w14:textId="77777777" w:rsidR="000206D1" w:rsidRDefault="000206D1" w:rsidP="00AB6922">
      <w:pPr>
        <w:pStyle w:val="ListParagraph"/>
        <w:jc w:val="both"/>
        <w:rPr>
          <w:color w:val="000000" w:themeColor="text1"/>
          <w:sz w:val="24"/>
          <w:szCs w:val="24"/>
        </w:rPr>
      </w:pPr>
    </w:p>
    <w:p w14:paraId="7EEDB806" w14:textId="77777777" w:rsidR="000206D1" w:rsidRDefault="000206D1" w:rsidP="00AB6922">
      <w:pPr>
        <w:pStyle w:val="ListParagraph"/>
        <w:jc w:val="both"/>
        <w:rPr>
          <w:color w:val="000000" w:themeColor="text1"/>
          <w:sz w:val="24"/>
          <w:szCs w:val="24"/>
        </w:rPr>
      </w:pPr>
    </w:p>
    <w:p w14:paraId="7261B4FB" w14:textId="77777777" w:rsidR="000206D1" w:rsidRDefault="000206D1" w:rsidP="00AB6922">
      <w:pPr>
        <w:pStyle w:val="ListParagraph"/>
        <w:jc w:val="both"/>
        <w:rPr>
          <w:color w:val="000000" w:themeColor="text1"/>
          <w:sz w:val="24"/>
          <w:szCs w:val="24"/>
        </w:rPr>
      </w:pPr>
    </w:p>
    <w:p w14:paraId="3BEB75BD" w14:textId="4BCA2C62" w:rsidR="00845F29" w:rsidRDefault="00845F29" w:rsidP="00AB6922">
      <w:pPr>
        <w:pStyle w:val="ListParagraph"/>
        <w:jc w:val="both"/>
        <w:rPr>
          <w:color w:val="000000" w:themeColor="text1"/>
          <w:sz w:val="24"/>
          <w:szCs w:val="24"/>
        </w:rPr>
      </w:pPr>
    </w:p>
    <w:p w14:paraId="26158238" w14:textId="192003E7" w:rsidR="00845F29" w:rsidRDefault="00263AE8">
      <w:pPr>
        <w:rPr>
          <w:color w:val="000000" w:themeColor="text1"/>
          <w:sz w:val="24"/>
          <w:szCs w:val="24"/>
        </w:rPr>
      </w:pPr>
      <w:r>
        <w:rPr>
          <w:rFonts w:ascii="Times New Roman" w:hAnsi="Times New Roman" w:cs="Times New Roman"/>
          <w:noProof/>
          <w:sz w:val="24"/>
          <w:szCs w:val="24"/>
          <w:lang w:eastAsia="en-US" w:bidi="ar-SA"/>
        </w:rPr>
        <mc:AlternateContent>
          <mc:Choice Requires="wps">
            <w:drawing>
              <wp:anchor distT="0" distB="0" distL="114300" distR="114300" simplePos="0" relativeHeight="251658251" behindDoc="0" locked="0" layoutInCell="1" allowOverlap="1" wp14:anchorId="3DFA14CC" wp14:editId="1EE8ADDA">
                <wp:simplePos x="0" y="0"/>
                <wp:positionH relativeFrom="margin">
                  <wp:posOffset>-514350</wp:posOffset>
                </wp:positionH>
                <wp:positionV relativeFrom="paragraph">
                  <wp:posOffset>5592445</wp:posOffset>
                </wp:positionV>
                <wp:extent cx="5676900" cy="1739900"/>
                <wp:effectExtent l="0" t="0" r="19050" b="12700"/>
                <wp:wrapNone/>
                <wp:docPr id="2143793853" name="Text Box 14"/>
                <wp:cNvGraphicFramePr/>
                <a:graphic xmlns:a="http://schemas.openxmlformats.org/drawingml/2006/main">
                  <a:graphicData uri="http://schemas.microsoft.com/office/word/2010/wordprocessingShape">
                    <wps:wsp>
                      <wps:cNvSpPr txBox="1"/>
                      <wps:spPr>
                        <a:xfrm>
                          <a:off x="0" y="0"/>
                          <a:ext cx="5676900" cy="1739900"/>
                        </a:xfrm>
                        <a:prstGeom prst="rect">
                          <a:avLst/>
                        </a:prstGeom>
                        <a:solidFill>
                          <a:sysClr val="window" lastClr="FFFFFF"/>
                        </a:solidFill>
                        <a:ln w="6350">
                          <a:solidFill>
                            <a:prstClr val="black"/>
                          </a:solidFill>
                        </a:ln>
                      </wps:spPr>
                      <wps:txbx>
                        <w:txbxContent>
                          <w:p w14:paraId="313339EE" w14:textId="77777777" w:rsidR="00845F29" w:rsidRPr="00B723D7" w:rsidRDefault="00845F29" w:rsidP="00B723D7">
                            <w:pPr>
                              <w:jc w:val="both"/>
                              <w:rPr>
                                <w:b/>
                                <w:bCs/>
                                <w:sz w:val="18"/>
                                <w:szCs w:val="18"/>
                              </w:rPr>
                            </w:pPr>
                            <w:r w:rsidRPr="00B723D7">
                              <w:rPr>
                                <w:b/>
                                <w:bCs/>
                                <w:sz w:val="18"/>
                                <w:szCs w:val="18"/>
                              </w:rPr>
                              <w:t>Requirement Changes and Scope Creep.</w:t>
                            </w:r>
                          </w:p>
                          <w:p w14:paraId="1542393A" w14:textId="77777777" w:rsidR="00845F29" w:rsidRPr="00B723D7" w:rsidRDefault="00845F29" w:rsidP="00B723D7">
                            <w:pPr>
                              <w:jc w:val="both"/>
                              <w:rPr>
                                <w:sz w:val="18"/>
                                <w:szCs w:val="18"/>
                              </w:rPr>
                            </w:pPr>
                            <w:r w:rsidRPr="00B723D7">
                              <w:rPr>
                                <w:sz w:val="18"/>
                                <w:szCs w:val="18"/>
                              </w:rPr>
                              <w:t xml:space="preserve">Existing tools like Jira, Trello, Asana, and Microsoft DevOps allow for tracking of changes but often lack built-in change management workflows. They rely on manual processes for impact analysis and approval routing, with no native mechanism to detect scope creep or prioritize change requests intelligently. Existing research focuses on process models, case studies, and post-mortem analysis of requirement volatility, but practical, integrated solutions that automate impact assessment and decision support are limited. </w:t>
                            </w:r>
                            <w:r w:rsidRPr="00263AE8">
                              <w:rPr>
                                <w:sz w:val="20"/>
                              </w:rPr>
                              <w:t>Research</w:t>
                            </w:r>
                            <w:r w:rsidRPr="00B723D7">
                              <w:rPr>
                                <w:sz w:val="18"/>
                                <w:szCs w:val="18"/>
                              </w:rPr>
                              <w:t xml:space="preserve"> gaps include real-time impact scoring, predictive alerting for scope creep, and guided approval workflows. Key limitations identified include the absence of automatic change impact classification, poor integration with approval governance, minimal decision support for change reviewers, and lack of proactive alerts to prevent uncontrolled scope expansion.</w:t>
                            </w:r>
                          </w:p>
                          <w:p w14:paraId="289A30C7" w14:textId="77777777" w:rsidR="00845F29" w:rsidRPr="00845F29" w:rsidRDefault="00845F29" w:rsidP="00845F29"/>
                          <w:p w14:paraId="6CBA545D" w14:textId="77777777" w:rsidR="00845F29" w:rsidRDefault="00845F29" w:rsidP="00845F29"/>
                          <w:p w14:paraId="508B19A6" w14:textId="77777777" w:rsidR="00845F29" w:rsidRDefault="00845F29" w:rsidP="00845F29"/>
                          <w:p w14:paraId="0363C302" w14:textId="77777777" w:rsidR="00845F29" w:rsidRDefault="00845F29" w:rsidP="00845F29"/>
                          <w:p w14:paraId="253CE511" w14:textId="77777777" w:rsidR="00845F29" w:rsidRDefault="00845F29" w:rsidP="00845F29"/>
                          <w:p w14:paraId="2C2C7FA4" w14:textId="77777777" w:rsidR="00845F29" w:rsidRDefault="00845F29" w:rsidP="00845F29"/>
                          <w:p w14:paraId="42296E7A" w14:textId="77777777" w:rsidR="00845F29" w:rsidRDefault="00845F29" w:rsidP="00845F29"/>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A14CC" id="Text Box 14" o:spid="_x0000_s1033" type="#_x0000_t202" style="position:absolute;margin-left:-40.5pt;margin-top:440.35pt;width:447pt;height:137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" fillcolor="window" strokeweight=".5pt">
                <v:textbox>
                  <w:txbxContent>
                    <w:p w14:paraId="313339EE" w14:textId="77777777" w:rsidR="00845F29" w:rsidRPr="00B723D7" w:rsidRDefault="00845F29" w:rsidP="00B723D7">
                      <w:pPr>
                        <w:jc w:val="both"/>
                        <w:rPr>
                          <w:b/>
                          <w:bCs/>
                          <w:sz w:val="18"/>
                          <w:szCs w:val="18"/>
                        </w:rPr>
                      </w:pPr>
                      <w:r w:rsidRPr="00B723D7">
                        <w:rPr>
                          <w:b/>
                          <w:bCs/>
                          <w:sz w:val="18"/>
                          <w:szCs w:val="18"/>
                        </w:rPr>
                        <w:t>Requirement Changes and Scope Creep.</w:t>
                      </w:r>
                    </w:p>
                    <w:p w14:paraId="1542393A" w14:textId="77777777" w:rsidR="00845F29" w:rsidRPr="00B723D7" w:rsidRDefault="00845F29" w:rsidP="00B723D7">
                      <w:pPr>
                        <w:jc w:val="both"/>
                        <w:rPr>
                          <w:sz w:val="18"/>
                          <w:szCs w:val="18"/>
                        </w:rPr>
                      </w:pPr>
                      <w:r w:rsidRPr="00B723D7">
                        <w:rPr>
                          <w:sz w:val="18"/>
                          <w:szCs w:val="18"/>
                        </w:rPr>
                        <w:t xml:space="preserve">Existing tools like Jira, Trello, Asana, and Microsoft DevOps allow for tracking of changes but often lack built-in change management workflows. They rely on manual processes for impact analysis and approval routing, with no native mechanism to detect scope creep or prioritize change requests intelligently. Existing research focuses on process models, case studies, and post-mortem analysis of requirement volatility, but practical, integrated solutions that automate impact assessment and decision support are limited. </w:t>
                      </w:r>
                      <w:r w:rsidRPr="00263AE8">
                        <w:rPr>
                          <w:sz w:val="20"/>
                        </w:rPr>
                        <w:t>Research</w:t>
                      </w:r>
                      <w:r w:rsidRPr="00B723D7">
                        <w:rPr>
                          <w:sz w:val="18"/>
                          <w:szCs w:val="18"/>
                        </w:rPr>
                        <w:t xml:space="preserve"> gaps include real-time impact scoring, predictive alerting for scope creep, and guided approval workflows. Key limitations identified include the absence of automatic change impact classification, poor integration with approval governance, minimal decision support for change reviewers, and lack of proactive alerts to prevent uncontrolled scope expansion.</w:t>
                      </w:r>
                    </w:p>
                    <w:p w14:paraId="289A30C7" w14:textId="77777777" w:rsidR="00845F29" w:rsidRPr="00845F29" w:rsidRDefault="00845F29" w:rsidP="00845F29"/>
                    <w:p w14:paraId="6CBA545D" w14:textId="77777777" w:rsidR="00845F29" w:rsidRDefault="00845F29" w:rsidP="00845F29"/>
                    <w:p w14:paraId="508B19A6" w14:textId="77777777" w:rsidR="00845F29" w:rsidRDefault="00845F29" w:rsidP="00845F29"/>
                    <w:p w14:paraId="0363C302" w14:textId="77777777" w:rsidR="00845F29" w:rsidRDefault="00845F29" w:rsidP="00845F29"/>
                    <w:p w14:paraId="253CE511" w14:textId="77777777" w:rsidR="00845F29" w:rsidRDefault="00845F29" w:rsidP="00845F29"/>
                    <w:p w14:paraId="2C2C7FA4" w14:textId="77777777" w:rsidR="00845F29" w:rsidRDefault="00845F29" w:rsidP="00845F29"/>
                    <w:p w14:paraId="42296E7A" w14:textId="77777777" w:rsidR="00845F29" w:rsidRDefault="00845F29" w:rsidP="00845F29"/>
                  </w:txbxContent>
                </v:textbox>
                <w10:wrap anchorx="margin"/>
              </v:shape>
            </w:pict>
          </mc:Fallback>
        </mc:AlternateContent>
      </w:r>
      <w:r w:rsidR="00845F29">
        <w:rPr>
          <w:color w:val="000000" w:themeColor="text1"/>
          <w:sz w:val="24"/>
          <w:szCs w:val="24"/>
        </w:rPr>
        <w:br w:type="page"/>
      </w:r>
    </w:p>
    <w:p w14:paraId="1FE7609E" w14:textId="6B0D400A" w:rsidR="000206D1" w:rsidRDefault="00616106" w:rsidP="00263AE8">
      <w:pPr>
        <w:jc w:val="both"/>
        <w:rPr>
          <w:color w:val="000000" w:themeColor="text1"/>
          <w:sz w:val="24"/>
          <w:szCs w:val="24"/>
        </w:rPr>
      </w:pPr>
      <w:r w:rsidRPr="002E7745">
        <w:rPr>
          <w:noProof/>
          <w:color w:val="000000" w:themeColor="text1"/>
          <w:sz w:val="24"/>
          <w:szCs w:val="24"/>
          <w:lang w:eastAsia="en-US" w:bidi="ar-SA"/>
        </w:rPr>
        <w:lastRenderedPageBreak/>
        <mc:AlternateContent>
          <mc:Choice Requires="wps">
            <w:drawing>
              <wp:anchor distT="0" distB="0" distL="114300" distR="114300" simplePos="0" relativeHeight="251660300" behindDoc="0" locked="0" layoutInCell="1" allowOverlap="1" wp14:anchorId="213E8614" wp14:editId="28C7AAF6">
                <wp:simplePos x="0" y="0"/>
                <wp:positionH relativeFrom="margin">
                  <wp:align>left</wp:align>
                </wp:positionH>
                <wp:positionV relativeFrom="paragraph">
                  <wp:posOffset>301238</wp:posOffset>
                </wp:positionV>
                <wp:extent cx="5907819" cy="8158039"/>
                <wp:effectExtent l="0" t="0" r="17145" b="14605"/>
                <wp:wrapNone/>
                <wp:docPr id="224790499" name="Text Box 224790499"/>
                <wp:cNvGraphicFramePr/>
                <a:graphic xmlns:a="http://schemas.openxmlformats.org/drawingml/2006/main">
                  <a:graphicData uri="http://schemas.microsoft.com/office/word/2010/wordprocessingShape">
                    <wps:wsp>
                      <wps:cNvSpPr txBox="1"/>
                      <wps:spPr>
                        <a:xfrm>
                          <a:off x="0" y="0"/>
                          <a:ext cx="5907819" cy="8158039"/>
                        </a:xfrm>
                        <a:prstGeom prst="rect">
                          <a:avLst/>
                        </a:prstGeom>
                        <a:solidFill>
                          <a:sysClr val="window" lastClr="FFFFFF"/>
                        </a:solidFill>
                        <a:ln w="6350">
                          <a:solidFill>
                            <a:prstClr val="black"/>
                          </a:solidFill>
                        </a:ln>
                      </wps:spPr>
                      <wps:txbx>
                        <w:txbxContent>
                          <w:p w14:paraId="1E29C8EC" w14:textId="379F94B3" w:rsidR="00B44727" w:rsidRPr="004E7B9D" w:rsidRDefault="00B44727" w:rsidP="00B44727">
                            <w:pPr>
                              <w:jc w:val="both"/>
                              <w:rPr>
                                <w:b/>
                                <w:bCs/>
                                <w:sz w:val="18"/>
                                <w:szCs w:val="18"/>
                              </w:rPr>
                            </w:pPr>
                            <w:r w:rsidRPr="00317880">
                              <w:rPr>
                                <w:b/>
                                <w:bCs/>
                                <w:sz w:val="18"/>
                                <w:szCs w:val="18"/>
                              </w:rPr>
                              <w:t>Gaps and Limitations Identified</w:t>
                            </w:r>
                            <w:ins w:id="2" w:author="Buddhima Attanayaka" w:date="2026-01-14T11:06:00Z" w16du:dateUtc="2026-01-14T05:36:00Z">
                              <w:r>
                                <w:rPr>
                                  <w:b/>
                                  <w:bCs/>
                                  <w:sz w:val="18"/>
                                  <w:szCs w:val="18"/>
                                </w:rPr>
                                <w:t xml:space="preserve"> </w:t>
                              </w:r>
                            </w:ins>
                          </w:p>
                          <w:p w14:paraId="440DD442" w14:textId="77777777" w:rsidR="00B44727" w:rsidRPr="004E7B9D" w:rsidRDefault="00B44727" w:rsidP="00B44727">
                            <w:pPr>
                              <w:jc w:val="both"/>
                              <w:rPr>
                                <w:sz w:val="18"/>
                                <w:szCs w:val="18"/>
                              </w:rPr>
                            </w:pPr>
                            <w:r w:rsidRPr="004E7B9D">
                              <w:rPr>
                                <w:sz w:val="18"/>
                                <w:szCs w:val="18"/>
                              </w:rPr>
                              <w:t>Despite the availability of tools and research, several gaps remain. Existing products do not automatically transform requirements into project plans or intelligently assess the impact of requirement changes. Documentation features are underutilized due to manual formatting requirements and the lack of lightweight, user-friendly systems. Change management is mostly manual, with limited support for automated impact analysis, proactive alerts for scope creep, or guided approval workflows. Research solutions are often experimental, complex, or impractical for real project workflows. Additionally, most systems treat requirements, documentation, and project management as separate activities, leading to fragmentation and poor integration. Overall, there is limited support for real-time miscommunication detection, requirement-centric progress visibility, and proactive risk management.</w:t>
                            </w:r>
                          </w:p>
                          <w:p w14:paraId="778D5092" w14:textId="77777777" w:rsidR="00B44727" w:rsidRPr="004E7B9D" w:rsidRDefault="00B44727" w:rsidP="00B44727">
                            <w:pPr>
                              <w:jc w:val="both"/>
                              <w:rPr>
                                <w:b/>
                                <w:bCs/>
                                <w:sz w:val="18"/>
                                <w:szCs w:val="18"/>
                              </w:rPr>
                            </w:pPr>
                            <w:r w:rsidRPr="004E7B9D">
                              <w:rPr>
                                <w:b/>
                                <w:bCs/>
                                <w:sz w:val="18"/>
                                <w:szCs w:val="18"/>
                              </w:rPr>
                              <w:t>User Story Prioritization Issue</w:t>
                            </w:r>
                          </w:p>
                          <w:p w14:paraId="0358F9F0" w14:textId="77777777" w:rsidR="00B44727" w:rsidRPr="004E7B9D" w:rsidRDefault="00B44727" w:rsidP="00B44727">
                            <w:pPr>
                              <w:jc w:val="both"/>
                              <w:rPr>
                                <w:sz w:val="18"/>
                                <w:szCs w:val="18"/>
                              </w:rPr>
                            </w:pPr>
                            <w:r w:rsidRPr="004E7B9D">
                              <w:rPr>
                                <w:sz w:val="18"/>
                                <w:szCs w:val="18"/>
                              </w:rPr>
                              <w:t>Existing tools such as Jira, Confluence, Trello, and Azure DevOps support user story management and backlog tracking, but they often rely heavily on manual prioritization and subjective decision-making. In many projects, user stories are created inconsistently by different stakeholders, and prioritization is performed informally without a structured framework, especially during early project stages. Existing research emphasizes the importance of user stories in agile development and proposes prioritization techniques such as MoSCoW and Kano models; however, practical integration of these techniques into automated and easy-to-use systems remains limited. Identified research gaps include the lack of systematic prioritization logic that can aggregate user stories from multiple contributors, limited automation in scheduling implementation order based on priority and dependency, insufficient visual support for priority-based decision-making, and inadequate mechanisms to prevent scope creep in small to medium-scale development teams.</w:t>
                            </w:r>
                          </w:p>
                          <w:p w14:paraId="07791A46" w14:textId="77777777" w:rsidR="00B44727" w:rsidRPr="004E7B9D" w:rsidRDefault="00B44727" w:rsidP="00B44727">
                            <w:pPr>
                              <w:jc w:val="both"/>
                              <w:rPr>
                                <w:b/>
                                <w:bCs/>
                                <w:sz w:val="18"/>
                                <w:szCs w:val="18"/>
                              </w:rPr>
                            </w:pPr>
                            <w:r w:rsidRPr="004E7B9D">
                              <w:rPr>
                                <w:b/>
                                <w:bCs/>
                                <w:sz w:val="18"/>
                                <w:szCs w:val="18"/>
                              </w:rPr>
                              <w:t>Requirement Changes and Scope Creep.</w:t>
                            </w:r>
                          </w:p>
                          <w:p w14:paraId="4BF197BE" w14:textId="77777777" w:rsidR="00B44727" w:rsidRPr="004E7B9D" w:rsidRDefault="00B44727" w:rsidP="00B44727">
                            <w:pPr>
                              <w:jc w:val="both"/>
                              <w:rPr>
                                <w:sz w:val="18"/>
                                <w:szCs w:val="18"/>
                              </w:rPr>
                            </w:pPr>
                            <w:r w:rsidRPr="004E7B9D">
                              <w:rPr>
                                <w:sz w:val="18"/>
                                <w:szCs w:val="18"/>
                              </w:rPr>
                              <w:t>Existing tools like Jira, Trello, Asana, and Microsoft DevOps allow for tracking of changes but often lack built-in change management workflows. They rely on manual processes for impact analysis and approval routing, with no native mechanism to detect scope creep or prioritize change requests intelligently. Existing research focuses on process models, case studies, and post-mortem analysis of requirement volatility, but practical, integrated solutions that automate impact assessment and decision support are limited. Research gaps include real-time impact scoring, predictive alerting for scope creep, and guided approval workflows. Key limitations identified include the absence of automatic change impact classification, poor integration with approval governance, minimal decision support for change reviewers, and lack of proactive alerts to prevent uncontrolled scope expansion.</w:t>
                            </w:r>
                          </w:p>
                          <w:p w14:paraId="0E57233A" w14:textId="77777777" w:rsidR="00B44727" w:rsidRPr="004E7B9D" w:rsidRDefault="00B44727" w:rsidP="00B44727">
                            <w:pPr>
                              <w:jc w:val="both"/>
                            </w:pPr>
                          </w:p>
                          <w:p w14:paraId="3FEF1B52" w14:textId="77777777" w:rsidR="00B44727" w:rsidRPr="004E7B9D" w:rsidRDefault="00B44727" w:rsidP="00B44727">
                            <w:pPr>
                              <w:jc w:val="both"/>
                            </w:pPr>
                          </w:p>
                          <w:p w14:paraId="52F7FBEB" w14:textId="77777777" w:rsidR="00B44727" w:rsidRPr="004E7B9D" w:rsidRDefault="00B44727" w:rsidP="00B44727"/>
                          <w:p w14:paraId="0E884C21" w14:textId="77777777" w:rsidR="00B44727" w:rsidRPr="004E7B9D" w:rsidRDefault="00B44727" w:rsidP="00B44727"/>
                          <w:p w14:paraId="1DDD34BB" w14:textId="77777777" w:rsidR="00B44727" w:rsidRPr="004E7B9D" w:rsidRDefault="00B44727" w:rsidP="00B44727"/>
                          <w:p w14:paraId="4A3C99E3" w14:textId="77777777" w:rsidR="00B44727" w:rsidRPr="004E7B9D" w:rsidRDefault="00B44727" w:rsidP="00B44727"/>
                          <w:p w14:paraId="11E87CE6" w14:textId="77777777" w:rsidR="00B44727" w:rsidRDefault="00B44727" w:rsidP="00B44727"/>
                          <w:p w14:paraId="2DFBEAD3" w14:textId="77777777" w:rsidR="00616106" w:rsidRDefault="00616106" w:rsidP="00B44727"/>
                          <w:p w14:paraId="63191AE7" w14:textId="77777777" w:rsidR="00616106" w:rsidRDefault="00616106" w:rsidP="00B44727"/>
                          <w:p w14:paraId="447243B7" w14:textId="77777777" w:rsidR="00616106" w:rsidRDefault="00616106" w:rsidP="00B44727"/>
                          <w:p w14:paraId="0C0984E9" w14:textId="77777777" w:rsidR="00616106" w:rsidRDefault="00616106" w:rsidP="00B44727"/>
                          <w:p w14:paraId="017C8F6C" w14:textId="77777777" w:rsidR="00616106" w:rsidRDefault="00616106" w:rsidP="00B44727"/>
                          <w:p w14:paraId="0FAE3780" w14:textId="77777777" w:rsidR="00616106" w:rsidRDefault="00616106" w:rsidP="00B44727"/>
                          <w:p w14:paraId="29CBF655" w14:textId="77777777" w:rsidR="00616106" w:rsidRPr="004E7B9D" w:rsidRDefault="00616106" w:rsidP="00B447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E8614" id="Text Box 224790499" o:spid="_x0000_s1034" type="#_x0000_t202" style="position:absolute;left:0;text-align:left;margin-left:0;margin-top:23.7pt;width:465.2pt;height:642.35pt;z-index:2516603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" fillcolor="window" strokeweight=".5pt">
                <v:textbox>
                  <w:txbxContent>
                    <w:p w14:paraId="1E29C8EC" w14:textId="379F94B3" w:rsidR="00B44727" w:rsidRPr="004E7B9D" w:rsidRDefault="00B44727" w:rsidP="00B44727">
                      <w:pPr>
                        <w:jc w:val="both"/>
                        <w:rPr>
                          <w:b/>
                          <w:bCs/>
                          <w:sz w:val="18"/>
                          <w:szCs w:val="18"/>
                        </w:rPr>
                      </w:pPr>
                      <w:r w:rsidRPr="00317880">
                        <w:rPr>
                          <w:b/>
                          <w:bCs/>
                          <w:sz w:val="18"/>
                          <w:szCs w:val="18"/>
                        </w:rPr>
                        <w:t>Gaps and Limitations Identified</w:t>
                      </w:r>
                      <w:ins w:id="3" w:author="Buddhima Attanayaka" w:date="2026-01-14T11:06:00Z" w16du:dateUtc="2026-01-14T05:36:00Z">
                        <w:r>
                          <w:rPr>
                            <w:b/>
                            <w:bCs/>
                            <w:sz w:val="18"/>
                            <w:szCs w:val="18"/>
                          </w:rPr>
                          <w:t xml:space="preserve"> </w:t>
                        </w:r>
                      </w:ins>
                    </w:p>
                    <w:p w14:paraId="440DD442" w14:textId="77777777" w:rsidR="00B44727" w:rsidRPr="004E7B9D" w:rsidRDefault="00B44727" w:rsidP="00B44727">
                      <w:pPr>
                        <w:jc w:val="both"/>
                        <w:rPr>
                          <w:sz w:val="18"/>
                          <w:szCs w:val="18"/>
                        </w:rPr>
                      </w:pPr>
                      <w:r w:rsidRPr="004E7B9D">
                        <w:rPr>
                          <w:sz w:val="18"/>
                          <w:szCs w:val="18"/>
                        </w:rPr>
                        <w:t>Despite the availability of tools and research, several gaps remain. Existing products do not automatically transform requirements into project plans or intelligently assess the impact of requirement changes. Documentation features are underutilized due to manual formatting requirements and the lack of lightweight, user-friendly systems. Change management is mostly manual, with limited support for automated impact analysis, proactive alerts for scope creep, or guided approval workflows. Research solutions are often experimental, complex, or impractical for real project workflows. Additionally, most systems treat requirements, documentation, and project management as separate activities, leading to fragmentation and poor integration. Overall, there is limited support for real-time miscommunication detection, requirement-centric progress visibility, and proactive risk management.</w:t>
                      </w:r>
                    </w:p>
                    <w:p w14:paraId="778D5092" w14:textId="77777777" w:rsidR="00B44727" w:rsidRPr="004E7B9D" w:rsidRDefault="00B44727" w:rsidP="00B44727">
                      <w:pPr>
                        <w:jc w:val="both"/>
                        <w:rPr>
                          <w:b/>
                          <w:bCs/>
                          <w:sz w:val="18"/>
                          <w:szCs w:val="18"/>
                        </w:rPr>
                      </w:pPr>
                      <w:r w:rsidRPr="004E7B9D">
                        <w:rPr>
                          <w:b/>
                          <w:bCs/>
                          <w:sz w:val="18"/>
                          <w:szCs w:val="18"/>
                        </w:rPr>
                        <w:t>User Story Prioritization Issue</w:t>
                      </w:r>
                    </w:p>
                    <w:p w14:paraId="0358F9F0" w14:textId="77777777" w:rsidR="00B44727" w:rsidRPr="004E7B9D" w:rsidRDefault="00B44727" w:rsidP="00B44727">
                      <w:pPr>
                        <w:jc w:val="both"/>
                        <w:rPr>
                          <w:sz w:val="18"/>
                          <w:szCs w:val="18"/>
                        </w:rPr>
                      </w:pPr>
                      <w:r w:rsidRPr="004E7B9D">
                        <w:rPr>
                          <w:sz w:val="18"/>
                          <w:szCs w:val="18"/>
                        </w:rPr>
                        <w:t>Existing tools such as Jira, Confluence, Trello, and Azure DevOps support user story management and backlog tracking, but they often rely heavily on manual prioritization and subjective decision-making. In many projects, user stories are created inconsistently by different stakeholders, and prioritization is performed informally without a structured framework, especially during early project stages. Existing research emphasizes the importance of user stories in agile development and proposes prioritization techniques such as MoSCoW and Kano models; however, practical integration of these techniques into automated and easy-to-use systems remains limited. Identified research gaps include the lack of systematic prioritization logic that can aggregate user stories from multiple contributors, limited automation in scheduling implementation order based on priority and dependency, insufficient visual support for priority-based decision-making, and inadequate mechanisms to prevent scope creep in small to medium-scale development teams.</w:t>
                      </w:r>
                    </w:p>
                    <w:p w14:paraId="07791A46" w14:textId="77777777" w:rsidR="00B44727" w:rsidRPr="004E7B9D" w:rsidRDefault="00B44727" w:rsidP="00B44727">
                      <w:pPr>
                        <w:jc w:val="both"/>
                        <w:rPr>
                          <w:b/>
                          <w:bCs/>
                          <w:sz w:val="18"/>
                          <w:szCs w:val="18"/>
                        </w:rPr>
                      </w:pPr>
                      <w:r w:rsidRPr="004E7B9D">
                        <w:rPr>
                          <w:b/>
                          <w:bCs/>
                          <w:sz w:val="18"/>
                          <w:szCs w:val="18"/>
                        </w:rPr>
                        <w:t>Requirement Changes and Scope Creep.</w:t>
                      </w:r>
                    </w:p>
                    <w:p w14:paraId="4BF197BE" w14:textId="77777777" w:rsidR="00B44727" w:rsidRPr="004E7B9D" w:rsidRDefault="00B44727" w:rsidP="00B44727">
                      <w:pPr>
                        <w:jc w:val="both"/>
                        <w:rPr>
                          <w:sz w:val="18"/>
                          <w:szCs w:val="18"/>
                        </w:rPr>
                      </w:pPr>
                      <w:r w:rsidRPr="004E7B9D">
                        <w:rPr>
                          <w:sz w:val="18"/>
                          <w:szCs w:val="18"/>
                        </w:rPr>
                        <w:t>Existing tools like Jira, Trello, Asana, and Microsoft DevOps allow for tracking of changes but often lack built-in change management workflows. They rely on manual processes for impact analysis and approval routing, with no native mechanism to detect scope creep or prioritize change requests intelligently. Existing research focuses on process models, case studies, and post-mortem analysis of requirement volatility, but practical, integrated solutions that automate impact assessment and decision support are limited. Research gaps include real-time impact scoring, predictive alerting for scope creep, and guided approval workflows. Key limitations identified include the absence of automatic change impact classification, poor integration with approval governance, minimal decision support for change reviewers, and lack of proactive alerts to prevent uncontrolled scope expansion.</w:t>
                      </w:r>
                    </w:p>
                    <w:p w14:paraId="0E57233A" w14:textId="77777777" w:rsidR="00B44727" w:rsidRPr="004E7B9D" w:rsidRDefault="00B44727" w:rsidP="00B44727">
                      <w:pPr>
                        <w:jc w:val="both"/>
                      </w:pPr>
                    </w:p>
                    <w:p w14:paraId="3FEF1B52" w14:textId="77777777" w:rsidR="00B44727" w:rsidRPr="004E7B9D" w:rsidRDefault="00B44727" w:rsidP="00B44727">
                      <w:pPr>
                        <w:jc w:val="both"/>
                      </w:pPr>
                    </w:p>
                    <w:p w14:paraId="52F7FBEB" w14:textId="77777777" w:rsidR="00B44727" w:rsidRPr="004E7B9D" w:rsidRDefault="00B44727" w:rsidP="00B44727"/>
                    <w:p w14:paraId="0E884C21" w14:textId="77777777" w:rsidR="00B44727" w:rsidRPr="004E7B9D" w:rsidRDefault="00B44727" w:rsidP="00B44727"/>
                    <w:p w14:paraId="1DDD34BB" w14:textId="77777777" w:rsidR="00B44727" w:rsidRPr="004E7B9D" w:rsidRDefault="00B44727" w:rsidP="00B44727"/>
                    <w:p w14:paraId="4A3C99E3" w14:textId="77777777" w:rsidR="00B44727" w:rsidRPr="004E7B9D" w:rsidRDefault="00B44727" w:rsidP="00B44727"/>
                    <w:p w14:paraId="11E87CE6" w14:textId="77777777" w:rsidR="00B44727" w:rsidRDefault="00B44727" w:rsidP="00B44727"/>
                    <w:p w14:paraId="2DFBEAD3" w14:textId="77777777" w:rsidR="00616106" w:rsidRDefault="00616106" w:rsidP="00B44727"/>
                    <w:p w14:paraId="63191AE7" w14:textId="77777777" w:rsidR="00616106" w:rsidRDefault="00616106" w:rsidP="00B44727"/>
                    <w:p w14:paraId="447243B7" w14:textId="77777777" w:rsidR="00616106" w:rsidRDefault="00616106" w:rsidP="00B44727"/>
                    <w:p w14:paraId="0C0984E9" w14:textId="77777777" w:rsidR="00616106" w:rsidRDefault="00616106" w:rsidP="00B44727"/>
                    <w:p w14:paraId="017C8F6C" w14:textId="77777777" w:rsidR="00616106" w:rsidRDefault="00616106" w:rsidP="00B44727"/>
                    <w:p w14:paraId="0FAE3780" w14:textId="77777777" w:rsidR="00616106" w:rsidRDefault="00616106" w:rsidP="00B44727"/>
                    <w:p w14:paraId="29CBF655" w14:textId="77777777" w:rsidR="00616106" w:rsidRPr="004E7B9D" w:rsidRDefault="00616106" w:rsidP="00B44727"/>
                  </w:txbxContent>
                </v:textbox>
                <w10:wrap anchorx="margin"/>
              </v:shape>
            </w:pict>
          </mc:Fallback>
        </mc:AlternateContent>
      </w:r>
    </w:p>
    <w:p w14:paraId="2FF1037B" w14:textId="54F8E244" w:rsidR="00B44727" w:rsidRDefault="00B44727" w:rsidP="00263AE8">
      <w:pPr>
        <w:jc w:val="both"/>
        <w:rPr>
          <w:color w:val="000000" w:themeColor="text1"/>
          <w:sz w:val="24"/>
          <w:szCs w:val="24"/>
        </w:rPr>
      </w:pPr>
    </w:p>
    <w:p w14:paraId="69671772" w14:textId="77777777" w:rsidR="00B44727" w:rsidRDefault="00B44727" w:rsidP="00263AE8">
      <w:pPr>
        <w:jc w:val="both"/>
        <w:rPr>
          <w:color w:val="000000" w:themeColor="text1"/>
          <w:sz w:val="24"/>
          <w:szCs w:val="24"/>
        </w:rPr>
      </w:pPr>
    </w:p>
    <w:p w14:paraId="715EA31D" w14:textId="77777777" w:rsidR="00B44727" w:rsidRDefault="00B44727" w:rsidP="00263AE8">
      <w:pPr>
        <w:jc w:val="both"/>
        <w:rPr>
          <w:color w:val="000000" w:themeColor="text1"/>
          <w:sz w:val="24"/>
          <w:szCs w:val="24"/>
        </w:rPr>
      </w:pPr>
    </w:p>
    <w:p w14:paraId="00174F69" w14:textId="77777777" w:rsidR="00B44727" w:rsidRDefault="00B44727" w:rsidP="00263AE8">
      <w:pPr>
        <w:jc w:val="both"/>
        <w:rPr>
          <w:color w:val="000000" w:themeColor="text1"/>
          <w:sz w:val="24"/>
          <w:szCs w:val="24"/>
        </w:rPr>
      </w:pPr>
    </w:p>
    <w:p w14:paraId="66DD908F" w14:textId="77777777" w:rsidR="00B44727" w:rsidRDefault="00B44727" w:rsidP="00263AE8">
      <w:pPr>
        <w:jc w:val="both"/>
        <w:rPr>
          <w:color w:val="000000" w:themeColor="text1"/>
          <w:sz w:val="24"/>
          <w:szCs w:val="24"/>
        </w:rPr>
      </w:pPr>
    </w:p>
    <w:p w14:paraId="5A21086F" w14:textId="77777777" w:rsidR="00B44727" w:rsidRDefault="00B44727" w:rsidP="00263AE8">
      <w:pPr>
        <w:jc w:val="both"/>
        <w:rPr>
          <w:color w:val="000000" w:themeColor="text1"/>
          <w:sz w:val="24"/>
          <w:szCs w:val="24"/>
        </w:rPr>
      </w:pPr>
    </w:p>
    <w:p w14:paraId="76A352EC" w14:textId="77777777" w:rsidR="00B44727" w:rsidRDefault="00B44727" w:rsidP="00263AE8">
      <w:pPr>
        <w:jc w:val="both"/>
        <w:rPr>
          <w:color w:val="000000" w:themeColor="text1"/>
          <w:sz w:val="24"/>
          <w:szCs w:val="24"/>
        </w:rPr>
      </w:pPr>
    </w:p>
    <w:p w14:paraId="11B7AF8A" w14:textId="77777777" w:rsidR="00B44727" w:rsidRDefault="00B44727" w:rsidP="00263AE8">
      <w:pPr>
        <w:jc w:val="both"/>
        <w:rPr>
          <w:color w:val="000000" w:themeColor="text1"/>
          <w:sz w:val="24"/>
          <w:szCs w:val="24"/>
        </w:rPr>
      </w:pPr>
    </w:p>
    <w:p w14:paraId="041273F2" w14:textId="77777777" w:rsidR="00B44727" w:rsidRDefault="00B44727" w:rsidP="00263AE8">
      <w:pPr>
        <w:jc w:val="both"/>
        <w:rPr>
          <w:color w:val="000000" w:themeColor="text1"/>
          <w:sz w:val="24"/>
          <w:szCs w:val="24"/>
        </w:rPr>
      </w:pPr>
    </w:p>
    <w:p w14:paraId="61543895" w14:textId="77777777" w:rsidR="00B44727" w:rsidRDefault="00B44727" w:rsidP="00263AE8">
      <w:pPr>
        <w:jc w:val="both"/>
        <w:rPr>
          <w:color w:val="000000" w:themeColor="text1"/>
          <w:sz w:val="24"/>
          <w:szCs w:val="24"/>
        </w:rPr>
      </w:pPr>
    </w:p>
    <w:p w14:paraId="115B7E8B" w14:textId="77777777" w:rsidR="00B44727" w:rsidRDefault="00B44727" w:rsidP="00263AE8">
      <w:pPr>
        <w:jc w:val="both"/>
        <w:rPr>
          <w:color w:val="000000" w:themeColor="text1"/>
          <w:sz w:val="24"/>
          <w:szCs w:val="24"/>
        </w:rPr>
      </w:pPr>
    </w:p>
    <w:p w14:paraId="20430FC0" w14:textId="77777777" w:rsidR="00B44727" w:rsidRDefault="00B44727" w:rsidP="00263AE8">
      <w:pPr>
        <w:jc w:val="both"/>
        <w:rPr>
          <w:color w:val="000000" w:themeColor="text1"/>
          <w:sz w:val="24"/>
          <w:szCs w:val="24"/>
        </w:rPr>
      </w:pPr>
    </w:p>
    <w:p w14:paraId="2BEF9B0D" w14:textId="77777777" w:rsidR="00B44727" w:rsidRDefault="00B44727" w:rsidP="00263AE8">
      <w:pPr>
        <w:jc w:val="both"/>
        <w:rPr>
          <w:color w:val="000000" w:themeColor="text1"/>
          <w:sz w:val="24"/>
          <w:szCs w:val="24"/>
        </w:rPr>
      </w:pPr>
    </w:p>
    <w:p w14:paraId="278EA0B3" w14:textId="77777777" w:rsidR="00B44727" w:rsidRDefault="00B44727" w:rsidP="00263AE8">
      <w:pPr>
        <w:jc w:val="both"/>
        <w:rPr>
          <w:color w:val="000000" w:themeColor="text1"/>
          <w:sz w:val="24"/>
          <w:szCs w:val="24"/>
        </w:rPr>
      </w:pPr>
    </w:p>
    <w:p w14:paraId="133060E1" w14:textId="77777777" w:rsidR="00B44727" w:rsidRDefault="00B44727" w:rsidP="00263AE8">
      <w:pPr>
        <w:jc w:val="both"/>
        <w:rPr>
          <w:color w:val="000000" w:themeColor="text1"/>
          <w:sz w:val="24"/>
          <w:szCs w:val="24"/>
        </w:rPr>
      </w:pPr>
    </w:p>
    <w:p w14:paraId="4A7AE2F1" w14:textId="77777777" w:rsidR="00B44727" w:rsidRDefault="00B44727" w:rsidP="00263AE8">
      <w:pPr>
        <w:jc w:val="both"/>
        <w:rPr>
          <w:color w:val="000000" w:themeColor="text1"/>
          <w:sz w:val="24"/>
          <w:szCs w:val="24"/>
        </w:rPr>
      </w:pPr>
    </w:p>
    <w:p w14:paraId="100D9036" w14:textId="77777777" w:rsidR="00B44727" w:rsidRDefault="00B44727" w:rsidP="00263AE8">
      <w:pPr>
        <w:jc w:val="both"/>
        <w:rPr>
          <w:color w:val="000000" w:themeColor="text1"/>
          <w:sz w:val="24"/>
          <w:szCs w:val="24"/>
        </w:rPr>
      </w:pPr>
    </w:p>
    <w:p w14:paraId="1931514D" w14:textId="77777777" w:rsidR="00B44727" w:rsidRDefault="00B44727" w:rsidP="00263AE8">
      <w:pPr>
        <w:jc w:val="both"/>
        <w:rPr>
          <w:color w:val="000000" w:themeColor="text1"/>
          <w:sz w:val="24"/>
          <w:szCs w:val="24"/>
        </w:rPr>
      </w:pPr>
    </w:p>
    <w:p w14:paraId="2F73A1EE" w14:textId="77777777" w:rsidR="00B44727" w:rsidRDefault="00B44727" w:rsidP="00263AE8">
      <w:pPr>
        <w:jc w:val="both"/>
        <w:rPr>
          <w:color w:val="000000" w:themeColor="text1"/>
          <w:sz w:val="24"/>
          <w:szCs w:val="24"/>
        </w:rPr>
      </w:pPr>
    </w:p>
    <w:p w14:paraId="6939AF38" w14:textId="77777777" w:rsidR="00B44727" w:rsidRDefault="00B44727" w:rsidP="00263AE8">
      <w:pPr>
        <w:jc w:val="both"/>
        <w:rPr>
          <w:color w:val="000000" w:themeColor="text1"/>
          <w:sz w:val="24"/>
          <w:szCs w:val="24"/>
        </w:rPr>
      </w:pPr>
    </w:p>
    <w:p w14:paraId="60544B8A" w14:textId="77777777" w:rsidR="00B44727" w:rsidRDefault="00B44727" w:rsidP="00263AE8">
      <w:pPr>
        <w:jc w:val="both"/>
        <w:rPr>
          <w:color w:val="000000" w:themeColor="text1"/>
          <w:sz w:val="24"/>
          <w:szCs w:val="24"/>
        </w:rPr>
      </w:pPr>
    </w:p>
    <w:p w14:paraId="43BE6735" w14:textId="77777777" w:rsidR="00B44727" w:rsidRDefault="00B44727" w:rsidP="00263AE8">
      <w:pPr>
        <w:jc w:val="both"/>
        <w:rPr>
          <w:color w:val="000000" w:themeColor="text1"/>
          <w:sz w:val="24"/>
          <w:szCs w:val="24"/>
        </w:rPr>
      </w:pPr>
    </w:p>
    <w:p w14:paraId="20DA4475" w14:textId="77777777" w:rsidR="00B44727" w:rsidRDefault="00B44727" w:rsidP="00263AE8">
      <w:pPr>
        <w:jc w:val="both"/>
        <w:rPr>
          <w:color w:val="000000" w:themeColor="text1"/>
          <w:sz w:val="24"/>
          <w:szCs w:val="24"/>
        </w:rPr>
      </w:pPr>
    </w:p>
    <w:p w14:paraId="1F3DEDF1" w14:textId="77777777" w:rsidR="00B44727" w:rsidRDefault="00B44727" w:rsidP="00263AE8">
      <w:pPr>
        <w:jc w:val="both"/>
        <w:rPr>
          <w:color w:val="000000" w:themeColor="text1"/>
          <w:sz w:val="24"/>
          <w:szCs w:val="24"/>
        </w:rPr>
      </w:pPr>
    </w:p>
    <w:p w14:paraId="4FF742BA" w14:textId="77777777" w:rsidR="00B44727" w:rsidRDefault="00B44727" w:rsidP="00263AE8">
      <w:pPr>
        <w:jc w:val="both"/>
        <w:rPr>
          <w:color w:val="000000" w:themeColor="text1"/>
          <w:sz w:val="24"/>
          <w:szCs w:val="24"/>
        </w:rPr>
      </w:pPr>
    </w:p>
    <w:p w14:paraId="1A14B3F8" w14:textId="2C232C48" w:rsidR="00616106" w:rsidRDefault="00616106" w:rsidP="00263AE8">
      <w:pPr>
        <w:jc w:val="both"/>
        <w:rPr>
          <w:color w:val="000000" w:themeColor="text1"/>
          <w:sz w:val="24"/>
          <w:szCs w:val="24"/>
        </w:rPr>
      </w:pPr>
    </w:p>
    <w:p w14:paraId="5C668A6A" w14:textId="77777777" w:rsidR="00616106" w:rsidRDefault="00616106">
      <w:pPr>
        <w:rPr>
          <w:color w:val="000000" w:themeColor="text1"/>
          <w:sz w:val="24"/>
          <w:szCs w:val="24"/>
        </w:rPr>
      </w:pPr>
      <w:r>
        <w:rPr>
          <w:color w:val="000000" w:themeColor="text1"/>
          <w:sz w:val="24"/>
          <w:szCs w:val="24"/>
        </w:rPr>
        <w:br w:type="page"/>
      </w:r>
    </w:p>
    <w:p w14:paraId="2185FC0C" w14:textId="60A1B58C" w:rsidR="00B44727" w:rsidRDefault="00F24AF6" w:rsidP="00263AE8">
      <w:pPr>
        <w:jc w:val="both"/>
        <w:rPr>
          <w:color w:val="000000" w:themeColor="text1"/>
          <w:sz w:val="24"/>
          <w:szCs w:val="24"/>
        </w:rPr>
      </w:pPr>
      <w:r w:rsidRPr="002E7745">
        <w:rPr>
          <w:noProof/>
          <w:color w:val="000000" w:themeColor="text1"/>
          <w:sz w:val="24"/>
          <w:szCs w:val="24"/>
          <w:lang w:eastAsia="en-US" w:bidi="ar-SA"/>
        </w:rPr>
        <w:lastRenderedPageBreak/>
        <mc:AlternateContent>
          <mc:Choice Requires="wps">
            <w:drawing>
              <wp:anchor distT="0" distB="0" distL="114300" distR="114300" simplePos="0" relativeHeight="251664396" behindDoc="0" locked="0" layoutInCell="1" allowOverlap="1" wp14:anchorId="1C451662" wp14:editId="36BEA6C8">
                <wp:simplePos x="0" y="0"/>
                <wp:positionH relativeFrom="margin">
                  <wp:align>left</wp:align>
                </wp:positionH>
                <wp:positionV relativeFrom="paragraph">
                  <wp:posOffset>86554</wp:posOffset>
                </wp:positionV>
                <wp:extent cx="5828306" cy="8372530"/>
                <wp:effectExtent l="0" t="0" r="20320" b="28575"/>
                <wp:wrapNone/>
                <wp:docPr id="375360268" name="Text Box 375360268"/>
                <wp:cNvGraphicFramePr/>
                <a:graphic xmlns:a="http://schemas.openxmlformats.org/drawingml/2006/main">
                  <a:graphicData uri="http://schemas.microsoft.com/office/word/2010/wordprocessingShape">
                    <wps:wsp>
                      <wps:cNvSpPr txBox="1"/>
                      <wps:spPr>
                        <a:xfrm>
                          <a:off x="0" y="0"/>
                          <a:ext cx="5828306" cy="8372530"/>
                        </a:xfrm>
                        <a:prstGeom prst="rect">
                          <a:avLst/>
                        </a:prstGeom>
                        <a:solidFill>
                          <a:sysClr val="window" lastClr="FFFFFF"/>
                        </a:solidFill>
                        <a:ln w="6350">
                          <a:solidFill>
                            <a:prstClr val="black"/>
                          </a:solidFill>
                        </a:ln>
                      </wps:spPr>
                      <wps:txbx>
                        <w:txbxContent>
                          <w:tbl>
                            <w:tblPr>
                              <w:tblStyle w:val="TableGrid1"/>
                              <w:tblW w:w="0" w:type="auto"/>
                              <w:tblLook w:val="04A0" w:firstRow="1" w:lastRow="0" w:firstColumn="1" w:lastColumn="0" w:noHBand="0" w:noVBand="1"/>
                            </w:tblPr>
                            <w:tblGrid>
                              <w:gridCol w:w="1658"/>
                              <w:gridCol w:w="2567"/>
                              <w:gridCol w:w="2134"/>
                              <w:gridCol w:w="2526"/>
                            </w:tblGrid>
                            <w:tr w:rsidR="00AF7D10" w:rsidRPr="00AF7D10" w14:paraId="7E1BD973" w14:textId="77777777" w:rsidTr="00B83B71">
                              <w:tc>
                                <w:tcPr>
                                  <w:tcW w:w="0" w:type="auto"/>
                                  <w:hideMark/>
                                </w:tcPr>
                                <w:p w14:paraId="0AA798BB" w14:textId="77777777" w:rsidR="00AF7D10" w:rsidRPr="00AF7D10" w:rsidRDefault="00AF7D10" w:rsidP="00F24AF6">
                                  <w:pPr>
                                    <w:spacing w:after="160" w:line="259" w:lineRule="auto"/>
                                    <w:rPr>
                                      <w:b/>
                                      <w:bCs/>
                                      <w:sz w:val="18"/>
                                      <w:szCs w:val="18"/>
                                      <w:lang w:bidi="hi-IN"/>
                                    </w:rPr>
                                  </w:pPr>
                                  <w:r w:rsidRPr="00AF7D10">
                                    <w:rPr>
                                      <w:b/>
                                      <w:bCs/>
                                      <w:sz w:val="18"/>
                                      <w:szCs w:val="18"/>
                                      <w:lang w:bidi="hi-IN"/>
                                    </w:rPr>
                                    <w:t>Existing Research / Tool</w:t>
                                  </w:r>
                                </w:p>
                              </w:tc>
                              <w:tc>
                                <w:tcPr>
                                  <w:tcW w:w="0" w:type="auto"/>
                                  <w:hideMark/>
                                </w:tcPr>
                                <w:p w14:paraId="5A9AF6E1" w14:textId="77777777" w:rsidR="00AF7D10" w:rsidRPr="00AF7D10" w:rsidRDefault="00AF7D10" w:rsidP="00F24AF6">
                                  <w:pPr>
                                    <w:spacing w:after="160" w:line="259" w:lineRule="auto"/>
                                    <w:rPr>
                                      <w:b/>
                                      <w:bCs/>
                                      <w:sz w:val="18"/>
                                      <w:szCs w:val="18"/>
                                      <w:lang w:bidi="hi-IN"/>
                                    </w:rPr>
                                  </w:pPr>
                                  <w:r w:rsidRPr="00AF7D10">
                                    <w:rPr>
                                      <w:b/>
                                      <w:bCs/>
                                      <w:sz w:val="18"/>
                                      <w:szCs w:val="18"/>
                                      <w:lang w:bidi="hi-IN"/>
                                    </w:rPr>
                                    <w:t>Focus / Features</w:t>
                                  </w:r>
                                </w:p>
                              </w:tc>
                              <w:tc>
                                <w:tcPr>
                                  <w:tcW w:w="0" w:type="auto"/>
                                  <w:hideMark/>
                                </w:tcPr>
                                <w:p w14:paraId="05FDF161" w14:textId="77777777" w:rsidR="00AF7D10" w:rsidRPr="00AF7D10" w:rsidRDefault="00AF7D10" w:rsidP="00F24AF6">
                                  <w:pPr>
                                    <w:spacing w:after="160" w:line="259" w:lineRule="auto"/>
                                    <w:rPr>
                                      <w:b/>
                                      <w:bCs/>
                                      <w:sz w:val="18"/>
                                      <w:szCs w:val="18"/>
                                      <w:lang w:bidi="hi-IN"/>
                                    </w:rPr>
                                  </w:pPr>
                                  <w:r w:rsidRPr="00AF7D10">
                                    <w:rPr>
                                      <w:b/>
                                      <w:bCs/>
                                      <w:sz w:val="18"/>
                                      <w:szCs w:val="18"/>
                                      <w:lang w:bidi="hi-IN"/>
                                    </w:rPr>
                                    <w:t>Limitations / Gaps</w:t>
                                  </w:r>
                                </w:p>
                              </w:tc>
                              <w:tc>
                                <w:tcPr>
                                  <w:tcW w:w="0" w:type="auto"/>
                                  <w:hideMark/>
                                </w:tcPr>
                                <w:p w14:paraId="7A21CF55" w14:textId="77777777" w:rsidR="00AF7D10" w:rsidRPr="00AF7D10" w:rsidRDefault="00AF7D10" w:rsidP="00F24AF6">
                                  <w:pPr>
                                    <w:spacing w:after="160" w:line="259" w:lineRule="auto"/>
                                    <w:rPr>
                                      <w:b/>
                                      <w:bCs/>
                                      <w:sz w:val="18"/>
                                      <w:szCs w:val="18"/>
                                      <w:lang w:bidi="hi-IN"/>
                                    </w:rPr>
                                  </w:pPr>
                                  <w:r w:rsidRPr="00AF7D10">
                                    <w:rPr>
                                      <w:b/>
                                      <w:bCs/>
                                      <w:sz w:val="18"/>
                                      <w:szCs w:val="18"/>
                                      <w:lang w:bidi="hi-IN"/>
                                    </w:rPr>
                                    <w:t>Proposed System Contribution</w:t>
                                  </w:r>
                                </w:p>
                              </w:tc>
                            </w:tr>
                            <w:tr w:rsidR="00AF7D10" w:rsidRPr="00AF7D10" w14:paraId="4618DE46" w14:textId="77777777" w:rsidTr="00B83B71">
                              <w:tc>
                                <w:tcPr>
                                  <w:tcW w:w="0" w:type="auto"/>
                                  <w:hideMark/>
                                </w:tcPr>
                                <w:p w14:paraId="0D720E6F" w14:textId="77777777" w:rsidR="00AF7D10" w:rsidRPr="00AF7D10" w:rsidRDefault="00AF7D10" w:rsidP="00F24AF6">
                                  <w:pPr>
                                    <w:spacing w:after="160" w:line="259" w:lineRule="auto"/>
                                    <w:rPr>
                                      <w:sz w:val="18"/>
                                      <w:szCs w:val="18"/>
                                      <w:lang w:bidi="hi-IN"/>
                                    </w:rPr>
                                  </w:pPr>
                                  <w:r w:rsidRPr="00AF7D10">
                                    <w:rPr>
                                      <w:b/>
                                      <w:bCs/>
                                      <w:sz w:val="18"/>
                                      <w:szCs w:val="18"/>
                                      <w:lang w:bidi="hi-IN"/>
                                    </w:rPr>
                                    <w:t>IBM DOORS</w:t>
                                  </w:r>
                                  <w:r w:rsidRPr="00AF7D10">
                                    <w:rPr>
                                      <w:sz w:val="18"/>
                                      <w:szCs w:val="18"/>
                                      <w:lang w:bidi="hi-IN"/>
                                    </w:rPr>
                                    <w:t xml:space="preserve"> [3]</w:t>
                                  </w:r>
                                </w:p>
                              </w:tc>
                              <w:tc>
                                <w:tcPr>
                                  <w:tcW w:w="0" w:type="auto"/>
                                  <w:hideMark/>
                                </w:tcPr>
                                <w:p w14:paraId="6BA08353" w14:textId="77777777" w:rsidR="00AF7D10" w:rsidRPr="00AF7D10" w:rsidRDefault="00AF7D10" w:rsidP="00F24AF6">
                                  <w:pPr>
                                    <w:spacing w:after="160" w:line="259" w:lineRule="auto"/>
                                    <w:rPr>
                                      <w:sz w:val="18"/>
                                      <w:szCs w:val="18"/>
                                      <w:lang w:bidi="hi-IN"/>
                                    </w:rPr>
                                  </w:pPr>
                                  <w:r w:rsidRPr="00AF7D10">
                                    <w:rPr>
                                      <w:sz w:val="18"/>
                                      <w:szCs w:val="18"/>
                                      <w:lang w:bidi="hi-IN"/>
                                    </w:rPr>
                                    <w:t>Requirement traceability, versioning, formal specification management</w:t>
                                  </w:r>
                                </w:p>
                              </w:tc>
                              <w:tc>
                                <w:tcPr>
                                  <w:tcW w:w="0" w:type="auto"/>
                                  <w:hideMark/>
                                </w:tcPr>
                                <w:p w14:paraId="07DB008A" w14:textId="77777777" w:rsidR="00AF7D10" w:rsidRPr="00AF7D10" w:rsidRDefault="00AF7D10" w:rsidP="00F24AF6">
                                  <w:pPr>
                                    <w:spacing w:after="160" w:line="259" w:lineRule="auto"/>
                                    <w:rPr>
                                      <w:sz w:val="18"/>
                                      <w:szCs w:val="18"/>
                                      <w:lang w:bidi="hi-IN"/>
                                    </w:rPr>
                                  </w:pPr>
                                  <w:r w:rsidRPr="00AF7D10">
                                    <w:rPr>
                                      <w:sz w:val="18"/>
                                      <w:szCs w:val="18"/>
                                      <w:lang w:bidi="hi-IN"/>
                                    </w:rPr>
                                    <w:t>Requires extensive domain knowledge, not suitable for informal or early-stage requirements; limited automation in requirement clarification</w:t>
                                  </w:r>
                                </w:p>
                              </w:tc>
                              <w:tc>
                                <w:tcPr>
                                  <w:tcW w:w="0" w:type="auto"/>
                                  <w:hideMark/>
                                </w:tcPr>
                                <w:p w14:paraId="77B06B7F" w14:textId="77777777" w:rsidR="00AF7D10" w:rsidRPr="00AF7D10" w:rsidRDefault="00AF7D10" w:rsidP="00F24AF6">
                                  <w:pPr>
                                    <w:spacing w:after="160" w:line="259" w:lineRule="auto"/>
                                    <w:rPr>
                                      <w:sz w:val="18"/>
                                      <w:szCs w:val="18"/>
                                      <w:lang w:bidi="hi-IN"/>
                                    </w:rPr>
                                  </w:pPr>
                                  <w:r w:rsidRPr="00AF7D10">
                                    <w:rPr>
                                      <w:sz w:val="18"/>
                                      <w:szCs w:val="18"/>
                                      <w:lang w:bidi="hi-IN"/>
                                    </w:rPr>
                                    <w:t>Automatically interprets unstructured requirements using NLP, resolves ambiguities, and augments domain knowledge</w:t>
                                  </w:r>
                                </w:p>
                              </w:tc>
                            </w:tr>
                            <w:tr w:rsidR="00AF7D10" w:rsidRPr="00AF7D10" w14:paraId="355EF37A" w14:textId="77777777" w:rsidTr="00B83B71">
                              <w:tc>
                                <w:tcPr>
                                  <w:tcW w:w="0" w:type="auto"/>
                                  <w:hideMark/>
                                </w:tcPr>
                                <w:p w14:paraId="4313F613" w14:textId="77777777" w:rsidR="00AF7D10" w:rsidRPr="00AF7D10" w:rsidRDefault="00AF7D10" w:rsidP="00F24AF6">
                                  <w:pPr>
                                    <w:spacing w:after="160" w:line="259" w:lineRule="auto"/>
                                    <w:rPr>
                                      <w:sz w:val="18"/>
                                      <w:szCs w:val="18"/>
                                      <w:lang w:bidi="hi-IN"/>
                                    </w:rPr>
                                  </w:pPr>
                                  <w:r w:rsidRPr="00AF7D10">
                                    <w:rPr>
                                      <w:b/>
                                      <w:bCs/>
                                      <w:sz w:val="18"/>
                                      <w:szCs w:val="18"/>
                                      <w:lang w:bidi="hi-IN"/>
                                    </w:rPr>
                                    <w:t>Jira / Azure DevOps</w:t>
                                  </w:r>
                                  <w:r w:rsidRPr="00AF7D10">
                                    <w:rPr>
                                      <w:sz w:val="18"/>
                                      <w:szCs w:val="18"/>
                                      <w:lang w:bidi="hi-IN"/>
                                    </w:rPr>
                                    <w:t xml:space="preserve"> [5]</w:t>
                                  </w:r>
                                </w:p>
                              </w:tc>
                              <w:tc>
                                <w:tcPr>
                                  <w:tcW w:w="0" w:type="auto"/>
                                  <w:hideMark/>
                                </w:tcPr>
                                <w:p w14:paraId="6FD41E27" w14:textId="77777777" w:rsidR="00AF7D10" w:rsidRPr="00AF7D10" w:rsidRDefault="00AF7D10" w:rsidP="00F24AF6">
                                  <w:pPr>
                                    <w:spacing w:after="160" w:line="259" w:lineRule="auto"/>
                                    <w:rPr>
                                      <w:sz w:val="18"/>
                                      <w:szCs w:val="18"/>
                                      <w:lang w:bidi="hi-IN"/>
                                    </w:rPr>
                                  </w:pPr>
                                  <w:r w:rsidRPr="00AF7D10">
                                    <w:rPr>
                                      <w:sz w:val="18"/>
                                      <w:szCs w:val="18"/>
                                      <w:lang w:bidi="hi-IN"/>
                                    </w:rPr>
                                    <w:t>Backlog management, user stories, task tracking</w:t>
                                  </w:r>
                                </w:p>
                              </w:tc>
                              <w:tc>
                                <w:tcPr>
                                  <w:tcW w:w="0" w:type="auto"/>
                                  <w:hideMark/>
                                </w:tcPr>
                                <w:p w14:paraId="3795A38C" w14:textId="77777777" w:rsidR="00AF7D10" w:rsidRPr="00AF7D10" w:rsidRDefault="00AF7D10" w:rsidP="00F24AF6">
                                  <w:pPr>
                                    <w:spacing w:after="160" w:line="259" w:lineRule="auto"/>
                                    <w:rPr>
                                      <w:sz w:val="18"/>
                                      <w:szCs w:val="18"/>
                                      <w:lang w:bidi="hi-IN"/>
                                    </w:rPr>
                                  </w:pPr>
                                  <w:r w:rsidRPr="00AF7D10">
                                    <w:rPr>
                                      <w:sz w:val="18"/>
                                      <w:szCs w:val="18"/>
                                      <w:lang w:bidi="hi-IN"/>
                                    </w:rPr>
                                    <w:t>Manual prioritization, relies on analyst expertise; lacks intelligent guidance for converting stakeholder input into Epics, Features, Stories</w:t>
                                  </w:r>
                                </w:p>
                              </w:tc>
                              <w:tc>
                                <w:tcPr>
                                  <w:tcW w:w="0" w:type="auto"/>
                                  <w:hideMark/>
                                </w:tcPr>
                                <w:p w14:paraId="02B00290" w14:textId="77777777" w:rsidR="00AF7D10" w:rsidRPr="00AF7D10" w:rsidRDefault="00AF7D10" w:rsidP="00F24AF6">
                                  <w:pPr>
                                    <w:spacing w:after="160" w:line="259" w:lineRule="auto"/>
                                    <w:rPr>
                                      <w:sz w:val="18"/>
                                      <w:szCs w:val="18"/>
                                      <w:lang w:bidi="hi-IN"/>
                                    </w:rPr>
                                  </w:pPr>
                                  <w:r w:rsidRPr="00AF7D10">
                                    <w:rPr>
                                      <w:sz w:val="18"/>
                                      <w:szCs w:val="18"/>
                                      <w:lang w:bidi="hi-IN"/>
                                    </w:rPr>
                                    <w:t>Generates structured Agile artifacts from informal stakeholder inputs, includes automated capacity estimation and Jira integration</w:t>
                                  </w:r>
                                </w:p>
                              </w:tc>
                            </w:tr>
                            <w:tr w:rsidR="00AF7D10" w:rsidRPr="00AF7D10" w14:paraId="7D253821" w14:textId="77777777" w:rsidTr="00B83B71">
                              <w:tc>
                                <w:tcPr>
                                  <w:tcW w:w="0" w:type="auto"/>
                                  <w:hideMark/>
                                </w:tcPr>
                                <w:p w14:paraId="16AF6CC3" w14:textId="77777777" w:rsidR="00AF7D10" w:rsidRPr="00AF7D10" w:rsidRDefault="00AF7D10" w:rsidP="00F24AF6">
                                  <w:pPr>
                                    <w:spacing w:after="160" w:line="259" w:lineRule="auto"/>
                                    <w:rPr>
                                      <w:sz w:val="18"/>
                                      <w:szCs w:val="18"/>
                                      <w:lang w:bidi="hi-IN"/>
                                    </w:rPr>
                                  </w:pPr>
                                  <w:r w:rsidRPr="00AF7D10">
                                    <w:rPr>
                                      <w:b/>
                                      <w:bCs/>
                                      <w:sz w:val="18"/>
                                      <w:szCs w:val="18"/>
                                      <w:lang w:bidi="hi-IN"/>
                                    </w:rPr>
                                    <w:t>Confluence / Trello / Asana</w:t>
                                  </w:r>
                                  <w:r w:rsidRPr="00AF7D10">
                                    <w:rPr>
                                      <w:sz w:val="18"/>
                                      <w:szCs w:val="18"/>
                                      <w:lang w:bidi="hi-IN"/>
                                    </w:rPr>
                                    <w:t xml:space="preserve"> [1], [2]</w:t>
                                  </w:r>
                                </w:p>
                              </w:tc>
                              <w:tc>
                                <w:tcPr>
                                  <w:tcW w:w="0" w:type="auto"/>
                                  <w:hideMark/>
                                </w:tcPr>
                                <w:p w14:paraId="62EC2C5C" w14:textId="77777777" w:rsidR="00AF7D10" w:rsidRPr="00AF7D10" w:rsidRDefault="00AF7D10" w:rsidP="00F24AF6">
                                  <w:pPr>
                                    <w:spacing w:after="160" w:line="259" w:lineRule="auto"/>
                                    <w:rPr>
                                      <w:sz w:val="18"/>
                                      <w:szCs w:val="18"/>
                                      <w:lang w:bidi="hi-IN"/>
                                    </w:rPr>
                                  </w:pPr>
                                  <w:r w:rsidRPr="00AF7D10">
                                    <w:rPr>
                                      <w:sz w:val="18"/>
                                      <w:szCs w:val="18"/>
                                      <w:lang w:bidi="hi-IN"/>
                                    </w:rPr>
                                    <w:t>Documentation, task boards, progress tracking</w:t>
                                  </w:r>
                                </w:p>
                              </w:tc>
                              <w:tc>
                                <w:tcPr>
                                  <w:tcW w:w="0" w:type="auto"/>
                                  <w:hideMark/>
                                </w:tcPr>
                                <w:p w14:paraId="196EB61E" w14:textId="77777777" w:rsidR="00AF7D10" w:rsidRPr="00AF7D10" w:rsidRDefault="00AF7D10" w:rsidP="00F24AF6">
                                  <w:pPr>
                                    <w:spacing w:after="160" w:line="259" w:lineRule="auto"/>
                                    <w:rPr>
                                      <w:sz w:val="18"/>
                                      <w:szCs w:val="18"/>
                                      <w:lang w:bidi="hi-IN"/>
                                    </w:rPr>
                                  </w:pPr>
                                  <w:r w:rsidRPr="00AF7D10">
                                    <w:rPr>
                                      <w:sz w:val="18"/>
                                      <w:szCs w:val="18"/>
                                      <w:lang w:bidi="hi-IN"/>
                                    </w:rPr>
                                    <w:t>Documentation underutilized; informal change tracking; poor integration with project planning</w:t>
                                  </w:r>
                                </w:p>
                              </w:tc>
                              <w:tc>
                                <w:tcPr>
                                  <w:tcW w:w="0" w:type="auto"/>
                                  <w:hideMark/>
                                </w:tcPr>
                                <w:p w14:paraId="474D5791" w14:textId="77777777" w:rsidR="00AF7D10" w:rsidRPr="00AF7D10" w:rsidRDefault="00AF7D10" w:rsidP="00F24AF6">
                                  <w:pPr>
                                    <w:spacing w:after="160" w:line="259" w:lineRule="auto"/>
                                    <w:rPr>
                                      <w:sz w:val="18"/>
                                      <w:szCs w:val="18"/>
                                      <w:lang w:bidi="hi-IN"/>
                                    </w:rPr>
                                  </w:pPr>
                                  <w:r w:rsidRPr="00AF7D10">
                                    <w:rPr>
                                      <w:sz w:val="18"/>
                                      <w:szCs w:val="18"/>
                                      <w:lang w:bidi="hi-IN"/>
                                    </w:rPr>
                                    <w:t>Centralized documentation, intelligent linking of requirements to project tasks, automated change impact assessment</w:t>
                                  </w:r>
                                </w:p>
                              </w:tc>
                            </w:tr>
                            <w:tr w:rsidR="00AF7D10" w:rsidRPr="00AF7D10" w14:paraId="60A240A6" w14:textId="77777777" w:rsidTr="00B83B71">
                              <w:tc>
                                <w:tcPr>
                                  <w:tcW w:w="0" w:type="auto"/>
                                  <w:hideMark/>
                                </w:tcPr>
                                <w:p w14:paraId="17E73DC1" w14:textId="77777777" w:rsidR="00AF7D10" w:rsidRPr="00AF7D10" w:rsidRDefault="00AF7D10" w:rsidP="00F24AF6">
                                  <w:pPr>
                                    <w:spacing w:after="160" w:line="259" w:lineRule="auto"/>
                                    <w:rPr>
                                      <w:sz w:val="18"/>
                                      <w:szCs w:val="18"/>
                                      <w:lang w:bidi="hi-IN"/>
                                    </w:rPr>
                                  </w:pPr>
                                  <w:r w:rsidRPr="00AF7D10">
                                    <w:rPr>
                                      <w:b/>
                                      <w:bCs/>
                                      <w:sz w:val="18"/>
                                      <w:szCs w:val="18"/>
                                      <w:lang w:bidi="hi-IN"/>
                                    </w:rPr>
                                    <w:t>AI-assisted Requirement Research (e.g., Dalpiaz et al., 2012 [8]; Ferrari et al., 2016 [7])</w:t>
                                  </w:r>
                                </w:p>
                              </w:tc>
                              <w:tc>
                                <w:tcPr>
                                  <w:tcW w:w="0" w:type="auto"/>
                                  <w:hideMark/>
                                </w:tcPr>
                                <w:p w14:paraId="1D38E105" w14:textId="77777777" w:rsidR="00AF7D10" w:rsidRPr="00AF7D10" w:rsidRDefault="00AF7D10" w:rsidP="00F24AF6">
                                  <w:pPr>
                                    <w:spacing w:after="160" w:line="259" w:lineRule="auto"/>
                                    <w:rPr>
                                      <w:sz w:val="18"/>
                                      <w:szCs w:val="18"/>
                                      <w:lang w:bidi="hi-IN"/>
                                    </w:rPr>
                                  </w:pPr>
                                  <w:r w:rsidRPr="00AF7D10">
                                    <w:rPr>
                                      <w:sz w:val="18"/>
                                      <w:szCs w:val="18"/>
                                      <w:lang w:bidi="hi-IN"/>
                                    </w:rPr>
                                    <w:t>Ambiguity detection, requirement classification, impact estimation</w:t>
                                  </w:r>
                                </w:p>
                              </w:tc>
                              <w:tc>
                                <w:tcPr>
                                  <w:tcW w:w="0" w:type="auto"/>
                                  <w:hideMark/>
                                </w:tcPr>
                                <w:p w14:paraId="2A1D305E" w14:textId="77777777" w:rsidR="00AF7D10" w:rsidRPr="00AF7D10" w:rsidRDefault="00AF7D10" w:rsidP="00F24AF6">
                                  <w:pPr>
                                    <w:spacing w:after="160" w:line="259" w:lineRule="auto"/>
                                    <w:rPr>
                                      <w:sz w:val="18"/>
                                      <w:szCs w:val="18"/>
                                      <w:lang w:bidi="hi-IN"/>
                                    </w:rPr>
                                  </w:pPr>
                                  <w:r w:rsidRPr="00AF7D10">
                                    <w:rPr>
                                      <w:sz w:val="18"/>
                                      <w:szCs w:val="18"/>
                                      <w:lang w:bidi="hi-IN"/>
                                    </w:rPr>
                                    <w:t>Focus on isolated tasks; not integrated with project management platforms; limited real-world applicability</w:t>
                                  </w:r>
                                </w:p>
                              </w:tc>
                              <w:tc>
                                <w:tcPr>
                                  <w:tcW w:w="0" w:type="auto"/>
                                  <w:hideMark/>
                                </w:tcPr>
                                <w:p w14:paraId="3CD55ECA" w14:textId="77777777" w:rsidR="00AF7D10" w:rsidRPr="00AF7D10" w:rsidRDefault="00AF7D10" w:rsidP="00F24AF6">
                                  <w:pPr>
                                    <w:spacing w:after="160" w:line="259" w:lineRule="auto"/>
                                    <w:rPr>
                                      <w:sz w:val="18"/>
                                      <w:szCs w:val="18"/>
                                      <w:lang w:bidi="hi-IN"/>
                                    </w:rPr>
                                  </w:pPr>
                                  <w:r w:rsidRPr="00AF7D10">
                                    <w:rPr>
                                      <w:sz w:val="18"/>
                                      <w:szCs w:val="18"/>
                                      <w:lang w:bidi="hi-IN"/>
                                    </w:rPr>
                                    <w:t>End-to-end integration: requirement processing, prioritization, project planning, and change management in one platform</w:t>
                                  </w:r>
                                </w:p>
                              </w:tc>
                            </w:tr>
                            <w:tr w:rsidR="00AF7D10" w:rsidRPr="00AF7D10" w14:paraId="43CED56D" w14:textId="77777777" w:rsidTr="00B83B71">
                              <w:tc>
                                <w:tcPr>
                                  <w:tcW w:w="0" w:type="auto"/>
                                  <w:hideMark/>
                                </w:tcPr>
                                <w:p w14:paraId="4B971544" w14:textId="77777777" w:rsidR="00AF7D10" w:rsidRPr="00AF7D10" w:rsidRDefault="00AF7D10" w:rsidP="00F24AF6">
                                  <w:pPr>
                                    <w:spacing w:after="160" w:line="259" w:lineRule="auto"/>
                                    <w:rPr>
                                      <w:sz w:val="18"/>
                                      <w:szCs w:val="18"/>
                                      <w:lang w:bidi="hi-IN"/>
                                    </w:rPr>
                                  </w:pPr>
                                  <w:r w:rsidRPr="00AF7D10">
                                    <w:rPr>
                                      <w:b/>
                                      <w:bCs/>
                                      <w:sz w:val="18"/>
                                      <w:szCs w:val="18"/>
                                      <w:lang w:bidi="hi-IN"/>
                                    </w:rPr>
                                    <w:t>Proposed System (This Research)</w:t>
                                  </w:r>
                                </w:p>
                              </w:tc>
                              <w:tc>
                                <w:tcPr>
                                  <w:tcW w:w="0" w:type="auto"/>
                                  <w:hideMark/>
                                </w:tcPr>
                                <w:p w14:paraId="7E17C04B" w14:textId="77777777" w:rsidR="00AF7D10" w:rsidRPr="00AF7D10" w:rsidRDefault="00AF7D10" w:rsidP="00F24AF6">
                                  <w:pPr>
                                    <w:spacing w:after="160" w:line="259" w:lineRule="auto"/>
                                    <w:rPr>
                                      <w:sz w:val="18"/>
                                      <w:szCs w:val="18"/>
                                      <w:lang w:bidi="hi-IN"/>
                                    </w:rPr>
                                  </w:pPr>
                                  <w:r w:rsidRPr="00AF7D10">
                                    <w:rPr>
                                      <w:sz w:val="18"/>
                                      <w:szCs w:val="18"/>
                                      <w:lang w:bidi="hi-IN"/>
                                    </w:rPr>
                                    <w:t>Requirement-driven project management; NLP-based requirement clarification; automated user story generation; MoSCoW prioritization; requirement-level time/resource planning; scope creep detection</w:t>
                                  </w:r>
                                </w:p>
                              </w:tc>
                              <w:tc>
                                <w:tcPr>
                                  <w:tcW w:w="0" w:type="auto"/>
                                  <w:hideMark/>
                                </w:tcPr>
                                <w:p w14:paraId="70390158" w14:textId="77777777" w:rsidR="00AF7D10" w:rsidRPr="00AF7D10" w:rsidRDefault="00AF7D10" w:rsidP="00F24AF6">
                                  <w:pPr>
                                    <w:spacing w:after="160" w:line="259" w:lineRule="auto"/>
                                    <w:rPr>
                                      <w:sz w:val="18"/>
                                      <w:szCs w:val="18"/>
                                      <w:lang w:bidi="hi-IN"/>
                                    </w:rPr>
                                  </w:pPr>
                                  <w:r w:rsidRPr="00AF7D10">
                                    <w:rPr>
                                      <w:sz w:val="18"/>
                                      <w:szCs w:val="18"/>
                                      <w:lang w:bidi="hi-IN"/>
                                    </w:rPr>
                                    <w:t>N/A</w:t>
                                  </w:r>
                                </w:p>
                              </w:tc>
                              <w:tc>
                                <w:tcPr>
                                  <w:tcW w:w="0" w:type="auto"/>
                                  <w:hideMark/>
                                </w:tcPr>
                                <w:p w14:paraId="55F56FCC" w14:textId="77777777" w:rsidR="00AF7D10" w:rsidRPr="00AF7D10" w:rsidRDefault="00AF7D10" w:rsidP="00F24AF6">
                                  <w:pPr>
                                    <w:spacing w:after="160" w:line="259" w:lineRule="auto"/>
                                    <w:rPr>
                                      <w:sz w:val="18"/>
                                      <w:szCs w:val="18"/>
                                      <w:lang w:bidi="hi-IN"/>
                                    </w:rPr>
                                  </w:pPr>
                                  <w:r w:rsidRPr="00AF7D10">
                                    <w:rPr>
                                      <w:sz w:val="18"/>
                                      <w:szCs w:val="18"/>
                                      <w:lang w:bidi="hi-IN"/>
                                    </w:rPr>
                                    <w:t>Fills gaps in current tools and research by combining requirement analysis, prioritization, planning, and change management; supports early-stage unstructured inputs and real-time project monitoring</w:t>
                                  </w:r>
                                </w:p>
                              </w:tc>
                            </w:tr>
                          </w:tbl>
                          <w:p w14:paraId="17677A3C" w14:textId="77777777" w:rsidR="00616106" w:rsidRPr="004E7B9D" w:rsidRDefault="00616106" w:rsidP="00616106">
                            <w:pPr>
                              <w:jc w:val="both"/>
                            </w:pPr>
                          </w:p>
                          <w:p w14:paraId="77C90751" w14:textId="77777777" w:rsidR="00616106" w:rsidRPr="004E7B9D" w:rsidRDefault="00616106" w:rsidP="00616106">
                            <w:pPr>
                              <w:jc w:val="both"/>
                            </w:pPr>
                          </w:p>
                          <w:p w14:paraId="762A9F1D" w14:textId="77777777" w:rsidR="00616106" w:rsidRPr="004E7B9D" w:rsidRDefault="00616106" w:rsidP="00616106"/>
                          <w:p w14:paraId="5C2722EE" w14:textId="77777777" w:rsidR="00616106" w:rsidRPr="004E7B9D" w:rsidRDefault="00616106" w:rsidP="00616106"/>
                          <w:p w14:paraId="6473E6FD" w14:textId="77777777" w:rsidR="00616106" w:rsidRPr="004E7B9D" w:rsidRDefault="00616106" w:rsidP="00616106"/>
                          <w:p w14:paraId="4D7172A4" w14:textId="77777777" w:rsidR="00616106" w:rsidRPr="004E7B9D" w:rsidRDefault="00616106" w:rsidP="00616106"/>
                          <w:p w14:paraId="1447EBA7" w14:textId="77777777" w:rsidR="00616106" w:rsidRDefault="00616106" w:rsidP="00616106"/>
                          <w:p w14:paraId="262812A0" w14:textId="77777777" w:rsidR="00616106" w:rsidRDefault="00616106" w:rsidP="00616106"/>
                          <w:p w14:paraId="6A5F5D5D" w14:textId="77777777" w:rsidR="00616106" w:rsidRDefault="00616106" w:rsidP="00616106"/>
                          <w:p w14:paraId="678D9F6F" w14:textId="77777777" w:rsidR="00616106" w:rsidRDefault="00616106" w:rsidP="00616106"/>
                          <w:p w14:paraId="3F2A5FAF" w14:textId="77777777" w:rsidR="00616106" w:rsidRDefault="00616106" w:rsidP="00616106"/>
                          <w:p w14:paraId="57A587CD" w14:textId="77777777" w:rsidR="00616106" w:rsidRDefault="00616106" w:rsidP="00616106"/>
                          <w:p w14:paraId="0457AB67" w14:textId="77777777" w:rsidR="00616106" w:rsidRDefault="00616106" w:rsidP="00616106"/>
                          <w:p w14:paraId="32573F6C" w14:textId="77777777" w:rsidR="00616106" w:rsidRPr="004E7B9D" w:rsidRDefault="00616106" w:rsidP="006161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51662" id="Text Box 375360268" o:spid="_x0000_s1035" type="#_x0000_t202" style="position:absolute;left:0;text-align:left;margin-left:0;margin-top:6.8pt;width:458.9pt;height:659.25pt;z-index:2516643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" fillcolor="window" strokeweight=".5pt">
                <v:textbox>
                  <w:txbxContent>
                    <w:tbl>
                      <w:tblPr>
                        <w:tblStyle w:val="TableGrid1"/>
                        <w:tblW w:w="0" w:type="auto"/>
                        <w:tblLook w:val="04A0" w:firstRow="1" w:lastRow="0" w:firstColumn="1" w:lastColumn="0" w:noHBand="0" w:noVBand="1"/>
                      </w:tblPr>
                      <w:tblGrid>
                        <w:gridCol w:w="1658"/>
                        <w:gridCol w:w="2567"/>
                        <w:gridCol w:w="2134"/>
                        <w:gridCol w:w="2526"/>
                      </w:tblGrid>
                      <w:tr w:rsidR="00AF7D10" w:rsidRPr="00AF7D10" w14:paraId="7E1BD973" w14:textId="77777777" w:rsidTr="00B83B71">
                        <w:tc>
                          <w:tcPr>
                            <w:tcW w:w="0" w:type="auto"/>
                            <w:hideMark/>
                          </w:tcPr>
                          <w:p w14:paraId="0AA798BB" w14:textId="77777777" w:rsidR="00AF7D10" w:rsidRPr="00AF7D10" w:rsidRDefault="00AF7D10" w:rsidP="00F24AF6">
                            <w:pPr>
                              <w:spacing w:after="160" w:line="259" w:lineRule="auto"/>
                              <w:rPr>
                                <w:b/>
                                <w:bCs/>
                                <w:sz w:val="18"/>
                                <w:szCs w:val="18"/>
                                <w:lang w:bidi="hi-IN"/>
                              </w:rPr>
                            </w:pPr>
                            <w:r w:rsidRPr="00AF7D10">
                              <w:rPr>
                                <w:b/>
                                <w:bCs/>
                                <w:sz w:val="18"/>
                                <w:szCs w:val="18"/>
                                <w:lang w:bidi="hi-IN"/>
                              </w:rPr>
                              <w:t>Existing Research / Tool</w:t>
                            </w:r>
                          </w:p>
                        </w:tc>
                        <w:tc>
                          <w:tcPr>
                            <w:tcW w:w="0" w:type="auto"/>
                            <w:hideMark/>
                          </w:tcPr>
                          <w:p w14:paraId="5A9AF6E1" w14:textId="77777777" w:rsidR="00AF7D10" w:rsidRPr="00AF7D10" w:rsidRDefault="00AF7D10" w:rsidP="00F24AF6">
                            <w:pPr>
                              <w:spacing w:after="160" w:line="259" w:lineRule="auto"/>
                              <w:rPr>
                                <w:b/>
                                <w:bCs/>
                                <w:sz w:val="18"/>
                                <w:szCs w:val="18"/>
                                <w:lang w:bidi="hi-IN"/>
                              </w:rPr>
                            </w:pPr>
                            <w:r w:rsidRPr="00AF7D10">
                              <w:rPr>
                                <w:b/>
                                <w:bCs/>
                                <w:sz w:val="18"/>
                                <w:szCs w:val="18"/>
                                <w:lang w:bidi="hi-IN"/>
                              </w:rPr>
                              <w:t>Focus / Features</w:t>
                            </w:r>
                          </w:p>
                        </w:tc>
                        <w:tc>
                          <w:tcPr>
                            <w:tcW w:w="0" w:type="auto"/>
                            <w:hideMark/>
                          </w:tcPr>
                          <w:p w14:paraId="05FDF161" w14:textId="77777777" w:rsidR="00AF7D10" w:rsidRPr="00AF7D10" w:rsidRDefault="00AF7D10" w:rsidP="00F24AF6">
                            <w:pPr>
                              <w:spacing w:after="160" w:line="259" w:lineRule="auto"/>
                              <w:rPr>
                                <w:b/>
                                <w:bCs/>
                                <w:sz w:val="18"/>
                                <w:szCs w:val="18"/>
                                <w:lang w:bidi="hi-IN"/>
                              </w:rPr>
                            </w:pPr>
                            <w:r w:rsidRPr="00AF7D10">
                              <w:rPr>
                                <w:b/>
                                <w:bCs/>
                                <w:sz w:val="18"/>
                                <w:szCs w:val="18"/>
                                <w:lang w:bidi="hi-IN"/>
                              </w:rPr>
                              <w:t>Limitations / Gaps</w:t>
                            </w:r>
                          </w:p>
                        </w:tc>
                        <w:tc>
                          <w:tcPr>
                            <w:tcW w:w="0" w:type="auto"/>
                            <w:hideMark/>
                          </w:tcPr>
                          <w:p w14:paraId="7A21CF55" w14:textId="77777777" w:rsidR="00AF7D10" w:rsidRPr="00AF7D10" w:rsidRDefault="00AF7D10" w:rsidP="00F24AF6">
                            <w:pPr>
                              <w:spacing w:after="160" w:line="259" w:lineRule="auto"/>
                              <w:rPr>
                                <w:b/>
                                <w:bCs/>
                                <w:sz w:val="18"/>
                                <w:szCs w:val="18"/>
                                <w:lang w:bidi="hi-IN"/>
                              </w:rPr>
                            </w:pPr>
                            <w:r w:rsidRPr="00AF7D10">
                              <w:rPr>
                                <w:b/>
                                <w:bCs/>
                                <w:sz w:val="18"/>
                                <w:szCs w:val="18"/>
                                <w:lang w:bidi="hi-IN"/>
                              </w:rPr>
                              <w:t>Proposed System Contribution</w:t>
                            </w:r>
                          </w:p>
                        </w:tc>
                      </w:tr>
                      <w:tr w:rsidR="00AF7D10" w:rsidRPr="00AF7D10" w14:paraId="4618DE46" w14:textId="77777777" w:rsidTr="00B83B71">
                        <w:tc>
                          <w:tcPr>
                            <w:tcW w:w="0" w:type="auto"/>
                            <w:hideMark/>
                          </w:tcPr>
                          <w:p w14:paraId="0D720E6F" w14:textId="77777777" w:rsidR="00AF7D10" w:rsidRPr="00AF7D10" w:rsidRDefault="00AF7D10" w:rsidP="00F24AF6">
                            <w:pPr>
                              <w:spacing w:after="160" w:line="259" w:lineRule="auto"/>
                              <w:rPr>
                                <w:sz w:val="18"/>
                                <w:szCs w:val="18"/>
                                <w:lang w:bidi="hi-IN"/>
                              </w:rPr>
                            </w:pPr>
                            <w:r w:rsidRPr="00AF7D10">
                              <w:rPr>
                                <w:b/>
                                <w:bCs/>
                                <w:sz w:val="18"/>
                                <w:szCs w:val="18"/>
                                <w:lang w:bidi="hi-IN"/>
                              </w:rPr>
                              <w:t>IBM DOORS</w:t>
                            </w:r>
                            <w:r w:rsidRPr="00AF7D10">
                              <w:rPr>
                                <w:sz w:val="18"/>
                                <w:szCs w:val="18"/>
                                <w:lang w:bidi="hi-IN"/>
                              </w:rPr>
                              <w:t xml:space="preserve"> [3]</w:t>
                            </w:r>
                          </w:p>
                        </w:tc>
                        <w:tc>
                          <w:tcPr>
                            <w:tcW w:w="0" w:type="auto"/>
                            <w:hideMark/>
                          </w:tcPr>
                          <w:p w14:paraId="6BA08353" w14:textId="77777777" w:rsidR="00AF7D10" w:rsidRPr="00AF7D10" w:rsidRDefault="00AF7D10" w:rsidP="00F24AF6">
                            <w:pPr>
                              <w:spacing w:after="160" w:line="259" w:lineRule="auto"/>
                              <w:rPr>
                                <w:sz w:val="18"/>
                                <w:szCs w:val="18"/>
                                <w:lang w:bidi="hi-IN"/>
                              </w:rPr>
                            </w:pPr>
                            <w:r w:rsidRPr="00AF7D10">
                              <w:rPr>
                                <w:sz w:val="18"/>
                                <w:szCs w:val="18"/>
                                <w:lang w:bidi="hi-IN"/>
                              </w:rPr>
                              <w:t>Requirement traceability, versioning, formal specification management</w:t>
                            </w:r>
                          </w:p>
                        </w:tc>
                        <w:tc>
                          <w:tcPr>
                            <w:tcW w:w="0" w:type="auto"/>
                            <w:hideMark/>
                          </w:tcPr>
                          <w:p w14:paraId="07DB008A" w14:textId="77777777" w:rsidR="00AF7D10" w:rsidRPr="00AF7D10" w:rsidRDefault="00AF7D10" w:rsidP="00F24AF6">
                            <w:pPr>
                              <w:spacing w:after="160" w:line="259" w:lineRule="auto"/>
                              <w:rPr>
                                <w:sz w:val="18"/>
                                <w:szCs w:val="18"/>
                                <w:lang w:bidi="hi-IN"/>
                              </w:rPr>
                            </w:pPr>
                            <w:r w:rsidRPr="00AF7D10">
                              <w:rPr>
                                <w:sz w:val="18"/>
                                <w:szCs w:val="18"/>
                                <w:lang w:bidi="hi-IN"/>
                              </w:rPr>
                              <w:t>Requires extensive domain knowledge, not suitable for informal or early-stage requirements; limited automation in requirement clarification</w:t>
                            </w:r>
                          </w:p>
                        </w:tc>
                        <w:tc>
                          <w:tcPr>
                            <w:tcW w:w="0" w:type="auto"/>
                            <w:hideMark/>
                          </w:tcPr>
                          <w:p w14:paraId="77B06B7F" w14:textId="77777777" w:rsidR="00AF7D10" w:rsidRPr="00AF7D10" w:rsidRDefault="00AF7D10" w:rsidP="00F24AF6">
                            <w:pPr>
                              <w:spacing w:after="160" w:line="259" w:lineRule="auto"/>
                              <w:rPr>
                                <w:sz w:val="18"/>
                                <w:szCs w:val="18"/>
                                <w:lang w:bidi="hi-IN"/>
                              </w:rPr>
                            </w:pPr>
                            <w:r w:rsidRPr="00AF7D10">
                              <w:rPr>
                                <w:sz w:val="18"/>
                                <w:szCs w:val="18"/>
                                <w:lang w:bidi="hi-IN"/>
                              </w:rPr>
                              <w:t>Automatically interprets unstructured requirements using NLP, resolves ambiguities, and augments domain knowledge</w:t>
                            </w:r>
                          </w:p>
                        </w:tc>
                      </w:tr>
                      <w:tr w:rsidR="00AF7D10" w:rsidRPr="00AF7D10" w14:paraId="355EF37A" w14:textId="77777777" w:rsidTr="00B83B71">
                        <w:tc>
                          <w:tcPr>
                            <w:tcW w:w="0" w:type="auto"/>
                            <w:hideMark/>
                          </w:tcPr>
                          <w:p w14:paraId="4313F613" w14:textId="77777777" w:rsidR="00AF7D10" w:rsidRPr="00AF7D10" w:rsidRDefault="00AF7D10" w:rsidP="00F24AF6">
                            <w:pPr>
                              <w:spacing w:after="160" w:line="259" w:lineRule="auto"/>
                              <w:rPr>
                                <w:sz w:val="18"/>
                                <w:szCs w:val="18"/>
                                <w:lang w:bidi="hi-IN"/>
                              </w:rPr>
                            </w:pPr>
                            <w:r w:rsidRPr="00AF7D10">
                              <w:rPr>
                                <w:b/>
                                <w:bCs/>
                                <w:sz w:val="18"/>
                                <w:szCs w:val="18"/>
                                <w:lang w:bidi="hi-IN"/>
                              </w:rPr>
                              <w:t>Jira / Azure DevOps</w:t>
                            </w:r>
                            <w:r w:rsidRPr="00AF7D10">
                              <w:rPr>
                                <w:sz w:val="18"/>
                                <w:szCs w:val="18"/>
                                <w:lang w:bidi="hi-IN"/>
                              </w:rPr>
                              <w:t xml:space="preserve"> [5]</w:t>
                            </w:r>
                          </w:p>
                        </w:tc>
                        <w:tc>
                          <w:tcPr>
                            <w:tcW w:w="0" w:type="auto"/>
                            <w:hideMark/>
                          </w:tcPr>
                          <w:p w14:paraId="6FD41E27" w14:textId="77777777" w:rsidR="00AF7D10" w:rsidRPr="00AF7D10" w:rsidRDefault="00AF7D10" w:rsidP="00F24AF6">
                            <w:pPr>
                              <w:spacing w:after="160" w:line="259" w:lineRule="auto"/>
                              <w:rPr>
                                <w:sz w:val="18"/>
                                <w:szCs w:val="18"/>
                                <w:lang w:bidi="hi-IN"/>
                              </w:rPr>
                            </w:pPr>
                            <w:r w:rsidRPr="00AF7D10">
                              <w:rPr>
                                <w:sz w:val="18"/>
                                <w:szCs w:val="18"/>
                                <w:lang w:bidi="hi-IN"/>
                              </w:rPr>
                              <w:t>Backlog management, user stories, task tracking</w:t>
                            </w:r>
                          </w:p>
                        </w:tc>
                        <w:tc>
                          <w:tcPr>
                            <w:tcW w:w="0" w:type="auto"/>
                            <w:hideMark/>
                          </w:tcPr>
                          <w:p w14:paraId="3795A38C" w14:textId="77777777" w:rsidR="00AF7D10" w:rsidRPr="00AF7D10" w:rsidRDefault="00AF7D10" w:rsidP="00F24AF6">
                            <w:pPr>
                              <w:spacing w:after="160" w:line="259" w:lineRule="auto"/>
                              <w:rPr>
                                <w:sz w:val="18"/>
                                <w:szCs w:val="18"/>
                                <w:lang w:bidi="hi-IN"/>
                              </w:rPr>
                            </w:pPr>
                            <w:r w:rsidRPr="00AF7D10">
                              <w:rPr>
                                <w:sz w:val="18"/>
                                <w:szCs w:val="18"/>
                                <w:lang w:bidi="hi-IN"/>
                              </w:rPr>
                              <w:t>Manual prioritization, relies on analyst expertise; lacks intelligent guidance for converting stakeholder input into Epics, Features, Stories</w:t>
                            </w:r>
                          </w:p>
                        </w:tc>
                        <w:tc>
                          <w:tcPr>
                            <w:tcW w:w="0" w:type="auto"/>
                            <w:hideMark/>
                          </w:tcPr>
                          <w:p w14:paraId="02B00290" w14:textId="77777777" w:rsidR="00AF7D10" w:rsidRPr="00AF7D10" w:rsidRDefault="00AF7D10" w:rsidP="00F24AF6">
                            <w:pPr>
                              <w:spacing w:after="160" w:line="259" w:lineRule="auto"/>
                              <w:rPr>
                                <w:sz w:val="18"/>
                                <w:szCs w:val="18"/>
                                <w:lang w:bidi="hi-IN"/>
                              </w:rPr>
                            </w:pPr>
                            <w:r w:rsidRPr="00AF7D10">
                              <w:rPr>
                                <w:sz w:val="18"/>
                                <w:szCs w:val="18"/>
                                <w:lang w:bidi="hi-IN"/>
                              </w:rPr>
                              <w:t>Generates structured Agile artifacts from informal stakeholder inputs, includes automated capacity estimation and Jira integration</w:t>
                            </w:r>
                          </w:p>
                        </w:tc>
                      </w:tr>
                      <w:tr w:rsidR="00AF7D10" w:rsidRPr="00AF7D10" w14:paraId="7D253821" w14:textId="77777777" w:rsidTr="00B83B71">
                        <w:tc>
                          <w:tcPr>
                            <w:tcW w:w="0" w:type="auto"/>
                            <w:hideMark/>
                          </w:tcPr>
                          <w:p w14:paraId="16AF6CC3" w14:textId="77777777" w:rsidR="00AF7D10" w:rsidRPr="00AF7D10" w:rsidRDefault="00AF7D10" w:rsidP="00F24AF6">
                            <w:pPr>
                              <w:spacing w:after="160" w:line="259" w:lineRule="auto"/>
                              <w:rPr>
                                <w:sz w:val="18"/>
                                <w:szCs w:val="18"/>
                                <w:lang w:bidi="hi-IN"/>
                              </w:rPr>
                            </w:pPr>
                            <w:r w:rsidRPr="00AF7D10">
                              <w:rPr>
                                <w:b/>
                                <w:bCs/>
                                <w:sz w:val="18"/>
                                <w:szCs w:val="18"/>
                                <w:lang w:bidi="hi-IN"/>
                              </w:rPr>
                              <w:t>Confluence / Trello / Asana</w:t>
                            </w:r>
                            <w:r w:rsidRPr="00AF7D10">
                              <w:rPr>
                                <w:sz w:val="18"/>
                                <w:szCs w:val="18"/>
                                <w:lang w:bidi="hi-IN"/>
                              </w:rPr>
                              <w:t xml:space="preserve"> [1], [2]</w:t>
                            </w:r>
                          </w:p>
                        </w:tc>
                        <w:tc>
                          <w:tcPr>
                            <w:tcW w:w="0" w:type="auto"/>
                            <w:hideMark/>
                          </w:tcPr>
                          <w:p w14:paraId="62EC2C5C" w14:textId="77777777" w:rsidR="00AF7D10" w:rsidRPr="00AF7D10" w:rsidRDefault="00AF7D10" w:rsidP="00F24AF6">
                            <w:pPr>
                              <w:spacing w:after="160" w:line="259" w:lineRule="auto"/>
                              <w:rPr>
                                <w:sz w:val="18"/>
                                <w:szCs w:val="18"/>
                                <w:lang w:bidi="hi-IN"/>
                              </w:rPr>
                            </w:pPr>
                            <w:r w:rsidRPr="00AF7D10">
                              <w:rPr>
                                <w:sz w:val="18"/>
                                <w:szCs w:val="18"/>
                                <w:lang w:bidi="hi-IN"/>
                              </w:rPr>
                              <w:t>Documentation, task boards, progress tracking</w:t>
                            </w:r>
                          </w:p>
                        </w:tc>
                        <w:tc>
                          <w:tcPr>
                            <w:tcW w:w="0" w:type="auto"/>
                            <w:hideMark/>
                          </w:tcPr>
                          <w:p w14:paraId="196EB61E" w14:textId="77777777" w:rsidR="00AF7D10" w:rsidRPr="00AF7D10" w:rsidRDefault="00AF7D10" w:rsidP="00F24AF6">
                            <w:pPr>
                              <w:spacing w:after="160" w:line="259" w:lineRule="auto"/>
                              <w:rPr>
                                <w:sz w:val="18"/>
                                <w:szCs w:val="18"/>
                                <w:lang w:bidi="hi-IN"/>
                              </w:rPr>
                            </w:pPr>
                            <w:r w:rsidRPr="00AF7D10">
                              <w:rPr>
                                <w:sz w:val="18"/>
                                <w:szCs w:val="18"/>
                                <w:lang w:bidi="hi-IN"/>
                              </w:rPr>
                              <w:t>Documentation underutilized; informal change tracking; poor integration with project planning</w:t>
                            </w:r>
                          </w:p>
                        </w:tc>
                        <w:tc>
                          <w:tcPr>
                            <w:tcW w:w="0" w:type="auto"/>
                            <w:hideMark/>
                          </w:tcPr>
                          <w:p w14:paraId="474D5791" w14:textId="77777777" w:rsidR="00AF7D10" w:rsidRPr="00AF7D10" w:rsidRDefault="00AF7D10" w:rsidP="00F24AF6">
                            <w:pPr>
                              <w:spacing w:after="160" w:line="259" w:lineRule="auto"/>
                              <w:rPr>
                                <w:sz w:val="18"/>
                                <w:szCs w:val="18"/>
                                <w:lang w:bidi="hi-IN"/>
                              </w:rPr>
                            </w:pPr>
                            <w:r w:rsidRPr="00AF7D10">
                              <w:rPr>
                                <w:sz w:val="18"/>
                                <w:szCs w:val="18"/>
                                <w:lang w:bidi="hi-IN"/>
                              </w:rPr>
                              <w:t>Centralized documentation, intelligent linking of requirements to project tasks, automated change impact assessment</w:t>
                            </w:r>
                          </w:p>
                        </w:tc>
                      </w:tr>
                      <w:tr w:rsidR="00AF7D10" w:rsidRPr="00AF7D10" w14:paraId="60A240A6" w14:textId="77777777" w:rsidTr="00B83B71">
                        <w:tc>
                          <w:tcPr>
                            <w:tcW w:w="0" w:type="auto"/>
                            <w:hideMark/>
                          </w:tcPr>
                          <w:p w14:paraId="17E73DC1" w14:textId="77777777" w:rsidR="00AF7D10" w:rsidRPr="00AF7D10" w:rsidRDefault="00AF7D10" w:rsidP="00F24AF6">
                            <w:pPr>
                              <w:spacing w:after="160" w:line="259" w:lineRule="auto"/>
                              <w:rPr>
                                <w:sz w:val="18"/>
                                <w:szCs w:val="18"/>
                                <w:lang w:bidi="hi-IN"/>
                              </w:rPr>
                            </w:pPr>
                            <w:r w:rsidRPr="00AF7D10">
                              <w:rPr>
                                <w:b/>
                                <w:bCs/>
                                <w:sz w:val="18"/>
                                <w:szCs w:val="18"/>
                                <w:lang w:bidi="hi-IN"/>
                              </w:rPr>
                              <w:t>AI-assisted Requirement Research (e.g., Dalpiaz et al., 2012 [8]; Ferrari et al., 2016 [7])</w:t>
                            </w:r>
                          </w:p>
                        </w:tc>
                        <w:tc>
                          <w:tcPr>
                            <w:tcW w:w="0" w:type="auto"/>
                            <w:hideMark/>
                          </w:tcPr>
                          <w:p w14:paraId="1D38E105" w14:textId="77777777" w:rsidR="00AF7D10" w:rsidRPr="00AF7D10" w:rsidRDefault="00AF7D10" w:rsidP="00F24AF6">
                            <w:pPr>
                              <w:spacing w:after="160" w:line="259" w:lineRule="auto"/>
                              <w:rPr>
                                <w:sz w:val="18"/>
                                <w:szCs w:val="18"/>
                                <w:lang w:bidi="hi-IN"/>
                              </w:rPr>
                            </w:pPr>
                            <w:r w:rsidRPr="00AF7D10">
                              <w:rPr>
                                <w:sz w:val="18"/>
                                <w:szCs w:val="18"/>
                                <w:lang w:bidi="hi-IN"/>
                              </w:rPr>
                              <w:t>Ambiguity detection, requirement classification, impact estimation</w:t>
                            </w:r>
                          </w:p>
                        </w:tc>
                        <w:tc>
                          <w:tcPr>
                            <w:tcW w:w="0" w:type="auto"/>
                            <w:hideMark/>
                          </w:tcPr>
                          <w:p w14:paraId="2A1D305E" w14:textId="77777777" w:rsidR="00AF7D10" w:rsidRPr="00AF7D10" w:rsidRDefault="00AF7D10" w:rsidP="00F24AF6">
                            <w:pPr>
                              <w:spacing w:after="160" w:line="259" w:lineRule="auto"/>
                              <w:rPr>
                                <w:sz w:val="18"/>
                                <w:szCs w:val="18"/>
                                <w:lang w:bidi="hi-IN"/>
                              </w:rPr>
                            </w:pPr>
                            <w:r w:rsidRPr="00AF7D10">
                              <w:rPr>
                                <w:sz w:val="18"/>
                                <w:szCs w:val="18"/>
                                <w:lang w:bidi="hi-IN"/>
                              </w:rPr>
                              <w:t>Focus on isolated tasks; not integrated with project management platforms; limited real-world applicability</w:t>
                            </w:r>
                          </w:p>
                        </w:tc>
                        <w:tc>
                          <w:tcPr>
                            <w:tcW w:w="0" w:type="auto"/>
                            <w:hideMark/>
                          </w:tcPr>
                          <w:p w14:paraId="3CD55ECA" w14:textId="77777777" w:rsidR="00AF7D10" w:rsidRPr="00AF7D10" w:rsidRDefault="00AF7D10" w:rsidP="00F24AF6">
                            <w:pPr>
                              <w:spacing w:after="160" w:line="259" w:lineRule="auto"/>
                              <w:rPr>
                                <w:sz w:val="18"/>
                                <w:szCs w:val="18"/>
                                <w:lang w:bidi="hi-IN"/>
                              </w:rPr>
                            </w:pPr>
                            <w:r w:rsidRPr="00AF7D10">
                              <w:rPr>
                                <w:sz w:val="18"/>
                                <w:szCs w:val="18"/>
                                <w:lang w:bidi="hi-IN"/>
                              </w:rPr>
                              <w:t>End-to-end integration: requirement processing, prioritization, project planning, and change management in one platform</w:t>
                            </w:r>
                          </w:p>
                        </w:tc>
                      </w:tr>
                      <w:tr w:rsidR="00AF7D10" w:rsidRPr="00AF7D10" w14:paraId="43CED56D" w14:textId="77777777" w:rsidTr="00B83B71">
                        <w:tc>
                          <w:tcPr>
                            <w:tcW w:w="0" w:type="auto"/>
                            <w:hideMark/>
                          </w:tcPr>
                          <w:p w14:paraId="4B971544" w14:textId="77777777" w:rsidR="00AF7D10" w:rsidRPr="00AF7D10" w:rsidRDefault="00AF7D10" w:rsidP="00F24AF6">
                            <w:pPr>
                              <w:spacing w:after="160" w:line="259" w:lineRule="auto"/>
                              <w:rPr>
                                <w:sz w:val="18"/>
                                <w:szCs w:val="18"/>
                                <w:lang w:bidi="hi-IN"/>
                              </w:rPr>
                            </w:pPr>
                            <w:r w:rsidRPr="00AF7D10">
                              <w:rPr>
                                <w:b/>
                                <w:bCs/>
                                <w:sz w:val="18"/>
                                <w:szCs w:val="18"/>
                                <w:lang w:bidi="hi-IN"/>
                              </w:rPr>
                              <w:t>Proposed System (This Research)</w:t>
                            </w:r>
                          </w:p>
                        </w:tc>
                        <w:tc>
                          <w:tcPr>
                            <w:tcW w:w="0" w:type="auto"/>
                            <w:hideMark/>
                          </w:tcPr>
                          <w:p w14:paraId="7E17C04B" w14:textId="77777777" w:rsidR="00AF7D10" w:rsidRPr="00AF7D10" w:rsidRDefault="00AF7D10" w:rsidP="00F24AF6">
                            <w:pPr>
                              <w:spacing w:after="160" w:line="259" w:lineRule="auto"/>
                              <w:rPr>
                                <w:sz w:val="18"/>
                                <w:szCs w:val="18"/>
                                <w:lang w:bidi="hi-IN"/>
                              </w:rPr>
                            </w:pPr>
                            <w:r w:rsidRPr="00AF7D10">
                              <w:rPr>
                                <w:sz w:val="18"/>
                                <w:szCs w:val="18"/>
                                <w:lang w:bidi="hi-IN"/>
                              </w:rPr>
                              <w:t>Requirement-driven project management; NLP-based requirement clarification; automated user story generation; MoSCoW prioritization; requirement-level time/resource planning; scope creep detection</w:t>
                            </w:r>
                          </w:p>
                        </w:tc>
                        <w:tc>
                          <w:tcPr>
                            <w:tcW w:w="0" w:type="auto"/>
                            <w:hideMark/>
                          </w:tcPr>
                          <w:p w14:paraId="70390158" w14:textId="77777777" w:rsidR="00AF7D10" w:rsidRPr="00AF7D10" w:rsidRDefault="00AF7D10" w:rsidP="00F24AF6">
                            <w:pPr>
                              <w:spacing w:after="160" w:line="259" w:lineRule="auto"/>
                              <w:rPr>
                                <w:sz w:val="18"/>
                                <w:szCs w:val="18"/>
                                <w:lang w:bidi="hi-IN"/>
                              </w:rPr>
                            </w:pPr>
                            <w:r w:rsidRPr="00AF7D10">
                              <w:rPr>
                                <w:sz w:val="18"/>
                                <w:szCs w:val="18"/>
                                <w:lang w:bidi="hi-IN"/>
                              </w:rPr>
                              <w:t>N/A</w:t>
                            </w:r>
                          </w:p>
                        </w:tc>
                        <w:tc>
                          <w:tcPr>
                            <w:tcW w:w="0" w:type="auto"/>
                            <w:hideMark/>
                          </w:tcPr>
                          <w:p w14:paraId="55F56FCC" w14:textId="77777777" w:rsidR="00AF7D10" w:rsidRPr="00AF7D10" w:rsidRDefault="00AF7D10" w:rsidP="00F24AF6">
                            <w:pPr>
                              <w:spacing w:after="160" w:line="259" w:lineRule="auto"/>
                              <w:rPr>
                                <w:sz w:val="18"/>
                                <w:szCs w:val="18"/>
                                <w:lang w:bidi="hi-IN"/>
                              </w:rPr>
                            </w:pPr>
                            <w:r w:rsidRPr="00AF7D10">
                              <w:rPr>
                                <w:sz w:val="18"/>
                                <w:szCs w:val="18"/>
                                <w:lang w:bidi="hi-IN"/>
                              </w:rPr>
                              <w:t>Fills gaps in current tools and research by combining requirement analysis, prioritization, planning, and change management; supports early-stage unstructured inputs and real-time project monitoring</w:t>
                            </w:r>
                          </w:p>
                        </w:tc>
                      </w:tr>
                    </w:tbl>
                    <w:p w14:paraId="17677A3C" w14:textId="77777777" w:rsidR="00616106" w:rsidRPr="004E7B9D" w:rsidRDefault="00616106" w:rsidP="00616106">
                      <w:pPr>
                        <w:jc w:val="both"/>
                      </w:pPr>
                    </w:p>
                    <w:p w14:paraId="77C90751" w14:textId="77777777" w:rsidR="00616106" w:rsidRPr="004E7B9D" w:rsidRDefault="00616106" w:rsidP="00616106">
                      <w:pPr>
                        <w:jc w:val="both"/>
                      </w:pPr>
                    </w:p>
                    <w:p w14:paraId="762A9F1D" w14:textId="77777777" w:rsidR="00616106" w:rsidRPr="004E7B9D" w:rsidRDefault="00616106" w:rsidP="00616106"/>
                    <w:p w14:paraId="5C2722EE" w14:textId="77777777" w:rsidR="00616106" w:rsidRPr="004E7B9D" w:rsidRDefault="00616106" w:rsidP="00616106"/>
                    <w:p w14:paraId="6473E6FD" w14:textId="77777777" w:rsidR="00616106" w:rsidRPr="004E7B9D" w:rsidRDefault="00616106" w:rsidP="00616106"/>
                    <w:p w14:paraId="4D7172A4" w14:textId="77777777" w:rsidR="00616106" w:rsidRPr="004E7B9D" w:rsidRDefault="00616106" w:rsidP="00616106"/>
                    <w:p w14:paraId="1447EBA7" w14:textId="77777777" w:rsidR="00616106" w:rsidRDefault="00616106" w:rsidP="00616106"/>
                    <w:p w14:paraId="262812A0" w14:textId="77777777" w:rsidR="00616106" w:rsidRDefault="00616106" w:rsidP="00616106"/>
                    <w:p w14:paraId="6A5F5D5D" w14:textId="77777777" w:rsidR="00616106" w:rsidRDefault="00616106" w:rsidP="00616106"/>
                    <w:p w14:paraId="678D9F6F" w14:textId="77777777" w:rsidR="00616106" w:rsidRDefault="00616106" w:rsidP="00616106"/>
                    <w:p w14:paraId="3F2A5FAF" w14:textId="77777777" w:rsidR="00616106" w:rsidRDefault="00616106" w:rsidP="00616106"/>
                    <w:p w14:paraId="57A587CD" w14:textId="77777777" w:rsidR="00616106" w:rsidRDefault="00616106" w:rsidP="00616106"/>
                    <w:p w14:paraId="0457AB67" w14:textId="77777777" w:rsidR="00616106" w:rsidRDefault="00616106" w:rsidP="00616106"/>
                    <w:p w14:paraId="32573F6C" w14:textId="77777777" w:rsidR="00616106" w:rsidRPr="004E7B9D" w:rsidRDefault="00616106" w:rsidP="00616106"/>
                  </w:txbxContent>
                </v:textbox>
                <w10:wrap anchorx="margin"/>
              </v:shape>
            </w:pict>
          </mc:Fallback>
        </mc:AlternateContent>
      </w:r>
    </w:p>
    <w:p w14:paraId="71914E93" w14:textId="2C6CAFD1" w:rsidR="00616106" w:rsidRDefault="00616106" w:rsidP="00263AE8">
      <w:pPr>
        <w:jc w:val="both"/>
        <w:rPr>
          <w:color w:val="000000" w:themeColor="text1"/>
          <w:sz w:val="24"/>
          <w:szCs w:val="24"/>
        </w:rPr>
      </w:pPr>
    </w:p>
    <w:p w14:paraId="4CEA3C9C" w14:textId="77777777" w:rsidR="00616106" w:rsidRDefault="00616106" w:rsidP="00263AE8">
      <w:pPr>
        <w:jc w:val="both"/>
        <w:rPr>
          <w:color w:val="000000" w:themeColor="text1"/>
          <w:sz w:val="24"/>
          <w:szCs w:val="24"/>
        </w:rPr>
      </w:pPr>
    </w:p>
    <w:p w14:paraId="6FFD8B88" w14:textId="77777777" w:rsidR="00616106" w:rsidRDefault="00616106" w:rsidP="00263AE8">
      <w:pPr>
        <w:jc w:val="both"/>
        <w:rPr>
          <w:color w:val="000000" w:themeColor="text1"/>
          <w:sz w:val="24"/>
          <w:szCs w:val="24"/>
        </w:rPr>
      </w:pPr>
    </w:p>
    <w:p w14:paraId="3D05564D" w14:textId="77777777" w:rsidR="00616106" w:rsidRDefault="00616106" w:rsidP="00263AE8">
      <w:pPr>
        <w:jc w:val="both"/>
        <w:rPr>
          <w:color w:val="000000" w:themeColor="text1"/>
          <w:sz w:val="24"/>
          <w:szCs w:val="24"/>
        </w:rPr>
      </w:pPr>
    </w:p>
    <w:p w14:paraId="11ED6254" w14:textId="77777777" w:rsidR="00616106" w:rsidRDefault="00616106" w:rsidP="00263AE8">
      <w:pPr>
        <w:jc w:val="both"/>
        <w:rPr>
          <w:color w:val="000000" w:themeColor="text1"/>
          <w:sz w:val="24"/>
          <w:szCs w:val="24"/>
        </w:rPr>
      </w:pPr>
    </w:p>
    <w:p w14:paraId="289DC5CF" w14:textId="77777777" w:rsidR="00616106" w:rsidRDefault="00616106" w:rsidP="00263AE8">
      <w:pPr>
        <w:jc w:val="both"/>
        <w:rPr>
          <w:color w:val="000000" w:themeColor="text1"/>
          <w:sz w:val="24"/>
          <w:szCs w:val="24"/>
        </w:rPr>
      </w:pPr>
    </w:p>
    <w:p w14:paraId="512D7D92" w14:textId="77777777" w:rsidR="00616106" w:rsidRDefault="00616106" w:rsidP="00263AE8">
      <w:pPr>
        <w:jc w:val="both"/>
        <w:rPr>
          <w:color w:val="000000" w:themeColor="text1"/>
          <w:sz w:val="24"/>
          <w:szCs w:val="24"/>
        </w:rPr>
      </w:pPr>
    </w:p>
    <w:p w14:paraId="33AD3D4F" w14:textId="77777777" w:rsidR="00616106" w:rsidRDefault="00616106" w:rsidP="00263AE8">
      <w:pPr>
        <w:jc w:val="both"/>
        <w:rPr>
          <w:color w:val="000000" w:themeColor="text1"/>
          <w:sz w:val="24"/>
          <w:szCs w:val="24"/>
        </w:rPr>
      </w:pPr>
    </w:p>
    <w:p w14:paraId="15E33BDD" w14:textId="77777777" w:rsidR="00616106" w:rsidRDefault="00616106" w:rsidP="00263AE8">
      <w:pPr>
        <w:jc w:val="both"/>
        <w:rPr>
          <w:color w:val="000000" w:themeColor="text1"/>
          <w:sz w:val="24"/>
          <w:szCs w:val="24"/>
        </w:rPr>
      </w:pPr>
    </w:p>
    <w:p w14:paraId="4145AE0F" w14:textId="77777777" w:rsidR="00616106" w:rsidRDefault="00616106" w:rsidP="00263AE8">
      <w:pPr>
        <w:jc w:val="both"/>
        <w:rPr>
          <w:color w:val="000000" w:themeColor="text1"/>
          <w:sz w:val="24"/>
          <w:szCs w:val="24"/>
        </w:rPr>
      </w:pPr>
    </w:p>
    <w:p w14:paraId="3280C405" w14:textId="77777777" w:rsidR="00616106" w:rsidRDefault="00616106" w:rsidP="00263AE8">
      <w:pPr>
        <w:jc w:val="both"/>
        <w:rPr>
          <w:color w:val="000000" w:themeColor="text1"/>
          <w:sz w:val="24"/>
          <w:szCs w:val="24"/>
        </w:rPr>
      </w:pPr>
    </w:p>
    <w:p w14:paraId="645E9CF2" w14:textId="77777777" w:rsidR="00616106" w:rsidRDefault="00616106" w:rsidP="00263AE8">
      <w:pPr>
        <w:jc w:val="both"/>
        <w:rPr>
          <w:color w:val="000000" w:themeColor="text1"/>
          <w:sz w:val="24"/>
          <w:szCs w:val="24"/>
        </w:rPr>
      </w:pPr>
    </w:p>
    <w:p w14:paraId="5716457C" w14:textId="77777777" w:rsidR="00616106" w:rsidRDefault="00616106" w:rsidP="00263AE8">
      <w:pPr>
        <w:jc w:val="both"/>
        <w:rPr>
          <w:color w:val="000000" w:themeColor="text1"/>
          <w:sz w:val="24"/>
          <w:szCs w:val="24"/>
        </w:rPr>
      </w:pPr>
    </w:p>
    <w:p w14:paraId="6CC2747B" w14:textId="77777777" w:rsidR="00616106" w:rsidRDefault="00616106" w:rsidP="00263AE8">
      <w:pPr>
        <w:jc w:val="both"/>
        <w:rPr>
          <w:color w:val="000000" w:themeColor="text1"/>
          <w:sz w:val="24"/>
          <w:szCs w:val="24"/>
        </w:rPr>
      </w:pPr>
    </w:p>
    <w:p w14:paraId="1B315A69" w14:textId="77777777" w:rsidR="00616106" w:rsidRDefault="00616106" w:rsidP="00263AE8">
      <w:pPr>
        <w:jc w:val="both"/>
        <w:rPr>
          <w:color w:val="000000" w:themeColor="text1"/>
          <w:sz w:val="24"/>
          <w:szCs w:val="24"/>
        </w:rPr>
      </w:pPr>
    </w:p>
    <w:p w14:paraId="1F15C08D" w14:textId="77777777" w:rsidR="00616106" w:rsidRDefault="00616106" w:rsidP="00263AE8">
      <w:pPr>
        <w:jc w:val="both"/>
        <w:rPr>
          <w:color w:val="000000" w:themeColor="text1"/>
          <w:sz w:val="24"/>
          <w:szCs w:val="24"/>
        </w:rPr>
      </w:pPr>
    </w:p>
    <w:p w14:paraId="379730D5" w14:textId="77777777" w:rsidR="00616106" w:rsidRDefault="00616106" w:rsidP="00263AE8">
      <w:pPr>
        <w:jc w:val="both"/>
        <w:rPr>
          <w:color w:val="000000" w:themeColor="text1"/>
          <w:sz w:val="24"/>
          <w:szCs w:val="24"/>
        </w:rPr>
      </w:pPr>
    </w:p>
    <w:p w14:paraId="315452B1" w14:textId="77777777" w:rsidR="00616106" w:rsidRDefault="00616106" w:rsidP="00263AE8">
      <w:pPr>
        <w:jc w:val="both"/>
        <w:rPr>
          <w:color w:val="000000" w:themeColor="text1"/>
          <w:sz w:val="24"/>
          <w:szCs w:val="24"/>
        </w:rPr>
      </w:pPr>
    </w:p>
    <w:p w14:paraId="7A3BFA4C" w14:textId="77777777" w:rsidR="00616106" w:rsidRDefault="00616106" w:rsidP="00263AE8">
      <w:pPr>
        <w:jc w:val="both"/>
        <w:rPr>
          <w:color w:val="000000" w:themeColor="text1"/>
          <w:sz w:val="24"/>
          <w:szCs w:val="24"/>
        </w:rPr>
      </w:pPr>
    </w:p>
    <w:p w14:paraId="59FB6BF2" w14:textId="77777777" w:rsidR="00616106" w:rsidRDefault="00616106" w:rsidP="00263AE8">
      <w:pPr>
        <w:jc w:val="both"/>
        <w:rPr>
          <w:color w:val="000000" w:themeColor="text1"/>
          <w:sz w:val="24"/>
          <w:szCs w:val="24"/>
        </w:rPr>
      </w:pPr>
    </w:p>
    <w:p w14:paraId="5F39AF58" w14:textId="77777777" w:rsidR="00616106" w:rsidRDefault="00616106" w:rsidP="00263AE8">
      <w:pPr>
        <w:jc w:val="both"/>
        <w:rPr>
          <w:color w:val="000000" w:themeColor="text1"/>
          <w:sz w:val="24"/>
          <w:szCs w:val="24"/>
        </w:rPr>
      </w:pPr>
    </w:p>
    <w:p w14:paraId="3FF27AA7" w14:textId="77777777" w:rsidR="00616106" w:rsidRDefault="00616106" w:rsidP="00263AE8">
      <w:pPr>
        <w:jc w:val="both"/>
        <w:rPr>
          <w:color w:val="000000" w:themeColor="text1"/>
          <w:sz w:val="24"/>
          <w:szCs w:val="24"/>
        </w:rPr>
      </w:pPr>
    </w:p>
    <w:p w14:paraId="542C72B4" w14:textId="77777777" w:rsidR="00616106" w:rsidRDefault="00616106" w:rsidP="00263AE8">
      <w:pPr>
        <w:jc w:val="both"/>
        <w:rPr>
          <w:color w:val="000000" w:themeColor="text1"/>
          <w:sz w:val="24"/>
          <w:szCs w:val="24"/>
        </w:rPr>
      </w:pPr>
    </w:p>
    <w:p w14:paraId="576A6C8B" w14:textId="77777777" w:rsidR="00616106" w:rsidRDefault="00616106" w:rsidP="00263AE8">
      <w:pPr>
        <w:jc w:val="both"/>
        <w:rPr>
          <w:color w:val="000000" w:themeColor="text1"/>
          <w:sz w:val="24"/>
          <w:szCs w:val="24"/>
        </w:rPr>
      </w:pPr>
    </w:p>
    <w:p w14:paraId="4093FE79" w14:textId="77777777" w:rsidR="00616106" w:rsidRDefault="00616106" w:rsidP="00263AE8">
      <w:pPr>
        <w:jc w:val="both"/>
        <w:rPr>
          <w:color w:val="000000" w:themeColor="text1"/>
          <w:sz w:val="24"/>
          <w:szCs w:val="24"/>
        </w:rPr>
      </w:pPr>
    </w:p>
    <w:p w14:paraId="0598359B" w14:textId="77777777" w:rsidR="00616106" w:rsidRDefault="00616106" w:rsidP="00263AE8">
      <w:pPr>
        <w:jc w:val="both"/>
        <w:rPr>
          <w:color w:val="000000" w:themeColor="text1"/>
          <w:sz w:val="24"/>
          <w:szCs w:val="24"/>
        </w:rPr>
      </w:pPr>
    </w:p>
    <w:p w14:paraId="1CA973F1" w14:textId="77777777" w:rsidR="00616106" w:rsidRPr="00263AE8" w:rsidRDefault="00616106" w:rsidP="00263AE8">
      <w:pPr>
        <w:jc w:val="both"/>
        <w:rPr>
          <w:color w:val="000000" w:themeColor="text1"/>
          <w:sz w:val="24"/>
          <w:szCs w:val="24"/>
        </w:rPr>
      </w:pPr>
    </w:p>
    <w:p w14:paraId="26DD0BCF" w14:textId="4AEE4E31" w:rsidR="00A65331" w:rsidRPr="002E7745" w:rsidRDefault="00403827" w:rsidP="00563261">
      <w:pPr>
        <w:pStyle w:val="ListParagraph"/>
        <w:numPr>
          <w:ilvl w:val="0"/>
          <w:numId w:val="1"/>
        </w:numPr>
        <w:jc w:val="both"/>
        <w:rPr>
          <w:color w:val="000000" w:themeColor="text1"/>
          <w:sz w:val="24"/>
          <w:szCs w:val="24"/>
        </w:rPr>
      </w:pPr>
      <w:r>
        <w:rPr>
          <w:color w:val="000000" w:themeColor="text1"/>
          <w:sz w:val="24"/>
          <w:szCs w:val="24"/>
        </w:rPr>
        <w:lastRenderedPageBreak/>
        <w:t>Brief description of the solution's</w:t>
      </w:r>
      <w:r w:rsidR="00563261">
        <w:rPr>
          <w:color w:val="000000" w:themeColor="text1"/>
          <w:sz w:val="24"/>
          <w:szCs w:val="24"/>
        </w:rPr>
        <w:t xml:space="preserve"> n</w:t>
      </w:r>
      <w:r>
        <w:rPr>
          <w:color w:val="000000" w:themeColor="text1"/>
          <w:sz w:val="24"/>
          <w:szCs w:val="24"/>
        </w:rPr>
        <w:t>ature, including a conceptual diagram (maximum 500 words).</w:t>
      </w:r>
    </w:p>
    <w:p w14:paraId="6C058CE4" w14:textId="517E88CD" w:rsidR="00FF6C60" w:rsidRPr="002E7745" w:rsidRDefault="00B723D7"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8244" behindDoc="0" locked="0" layoutInCell="1" allowOverlap="1" wp14:anchorId="1F1AB79F" wp14:editId="325B9D76">
                <wp:simplePos x="0" y="0"/>
                <wp:positionH relativeFrom="margin">
                  <wp:align>left</wp:align>
                </wp:positionH>
                <wp:positionV relativeFrom="paragraph">
                  <wp:posOffset>7620</wp:posOffset>
                </wp:positionV>
                <wp:extent cx="6181090" cy="7286625"/>
                <wp:effectExtent l="0" t="0" r="10160" b="28575"/>
                <wp:wrapNone/>
                <wp:docPr id="4" name="Text Box 4"/>
                <wp:cNvGraphicFramePr/>
                <a:graphic xmlns:a="http://schemas.openxmlformats.org/drawingml/2006/main">
                  <a:graphicData uri="http://schemas.microsoft.com/office/word/2010/wordprocessingShape">
                    <wps:wsp>
                      <wps:cNvSpPr txBox="1"/>
                      <wps:spPr>
                        <a:xfrm>
                          <a:off x="0" y="0"/>
                          <a:ext cx="6181090" cy="7286625"/>
                        </a:xfrm>
                        <a:prstGeom prst="rect">
                          <a:avLst/>
                        </a:prstGeom>
                        <a:solidFill>
                          <a:sysClr val="window" lastClr="FFFFFF"/>
                        </a:solidFill>
                        <a:ln w="6350">
                          <a:solidFill>
                            <a:prstClr val="black"/>
                          </a:solidFill>
                        </a:ln>
                      </wps:spPr>
                      <wps:txbx>
                        <w:txbxContent>
                          <w:p w14:paraId="533BE48F" w14:textId="77777777" w:rsidR="000206D1" w:rsidRPr="005F23FD" w:rsidRDefault="000206D1" w:rsidP="005F23FD">
                            <w:pPr>
                              <w:rPr>
                                <w:b/>
                                <w:bCs/>
                                <w:color w:val="000000" w:themeColor="text1"/>
                                <w:sz w:val="20"/>
                              </w:rPr>
                            </w:pPr>
                            <w:r w:rsidRPr="005F23FD">
                              <w:rPr>
                                <w:b/>
                                <w:bCs/>
                                <w:color w:val="000000" w:themeColor="text1"/>
                                <w:sz w:val="20"/>
                              </w:rPr>
                              <w:t>Addressing the Identified Gaps</w:t>
                            </w:r>
                          </w:p>
                          <w:p w14:paraId="355C8819" w14:textId="77777777" w:rsidR="00261881" w:rsidRPr="005F23FD" w:rsidRDefault="00261881" w:rsidP="005F23FD">
                            <w:pPr>
                              <w:rPr>
                                <w:color w:val="000000" w:themeColor="text1"/>
                                <w:sz w:val="20"/>
                              </w:rPr>
                            </w:pPr>
                            <w:r w:rsidRPr="005F23FD">
                              <w:rPr>
                                <w:color w:val="000000" w:themeColor="text1"/>
                                <w:sz w:val="20"/>
                              </w:rPr>
                              <w:t>The proposed system addresses the gaps in existing tools and research by providing an integrated, requirement-driven, and intelligent platform for requirements engineering and project management. Existing products treat requirements, documentation, project planning, and change management as separate activities, while research solutions often focus on isolated problems such as ambiguity detection or effort estimation. This system unifies all requirement-related activities, automates requirement clarification, links requirements to project tasks, centralizes documentation, and manages requirement changes with impact awareness. It reduces manual effort, improves traceability, minimizes miscommunication, and supports proactive decision-making, making it practical for real-world software projects.</w:t>
                            </w:r>
                          </w:p>
                          <w:p w14:paraId="4690A568" w14:textId="301A45D9" w:rsidR="006D3F74" w:rsidRPr="005F23FD" w:rsidRDefault="000206D1" w:rsidP="005F23FD">
                            <w:pPr>
                              <w:rPr>
                                <w:b/>
                                <w:bCs/>
                                <w:color w:val="000000" w:themeColor="text1"/>
                                <w:sz w:val="20"/>
                              </w:rPr>
                            </w:pPr>
                            <w:r w:rsidRPr="005F23FD">
                              <w:rPr>
                                <w:b/>
                                <w:bCs/>
                                <w:color w:val="000000" w:themeColor="text1"/>
                                <w:sz w:val="20"/>
                              </w:rPr>
                              <w:t xml:space="preserve">System Perspective: </w:t>
                            </w:r>
                            <w:proofErr w:type="gramStart"/>
                            <w:r w:rsidRPr="005F23FD">
                              <w:rPr>
                                <w:b/>
                                <w:bCs/>
                                <w:color w:val="000000" w:themeColor="text1"/>
                                <w:sz w:val="20"/>
                              </w:rPr>
                              <w:t>Input ,</w:t>
                            </w:r>
                            <w:proofErr w:type="gramEnd"/>
                            <w:r w:rsidRPr="005F23FD">
                              <w:rPr>
                                <w:b/>
                                <w:bCs/>
                                <w:color w:val="000000" w:themeColor="text1"/>
                                <w:sz w:val="20"/>
                              </w:rPr>
                              <w:t xml:space="preserve"> </w:t>
                            </w:r>
                            <w:proofErr w:type="gramStart"/>
                            <w:r w:rsidRPr="005F23FD">
                              <w:rPr>
                                <w:b/>
                                <w:bCs/>
                                <w:color w:val="000000" w:themeColor="text1"/>
                                <w:sz w:val="20"/>
                              </w:rPr>
                              <w:t>Process ,</w:t>
                            </w:r>
                            <w:proofErr w:type="gramEnd"/>
                            <w:r w:rsidRPr="005F23FD">
                              <w:rPr>
                                <w:b/>
                                <w:bCs/>
                                <w:color w:val="000000" w:themeColor="text1"/>
                                <w:sz w:val="20"/>
                              </w:rPr>
                              <w:t xml:space="preserve"> Output</w:t>
                            </w:r>
                          </w:p>
                          <w:p w14:paraId="7763D03C" w14:textId="3D79EC1D" w:rsidR="002504AE" w:rsidRPr="005F23FD" w:rsidRDefault="0029551A" w:rsidP="005F23FD">
                            <w:pPr>
                              <w:spacing w:after="0" w:line="240" w:lineRule="auto"/>
                              <w:rPr>
                                <w:b/>
                                <w:bCs/>
                                <w:color w:val="000000" w:themeColor="text1"/>
                                <w:sz w:val="20"/>
                              </w:rPr>
                            </w:pPr>
                            <w:r w:rsidRPr="005F23FD">
                              <w:rPr>
                                <w:b/>
                                <w:bCs/>
                                <w:color w:val="000000" w:themeColor="text1"/>
                                <w:sz w:val="20"/>
                              </w:rPr>
                              <w:t>1.Requirement Processing and Jira Integration Component</w:t>
                            </w:r>
                          </w:p>
                          <w:p w14:paraId="12E5E513" w14:textId="5FFF1A03" w:rsidR="00B5387B" w:rsidRPr="005F23FD" w:rsidRDefault="00952C28" w:rsidP="005F23FD">
                            <w:pPr>
                              <w:spacing w:after="0" w:line="240" w:lineRule="auto"/>
                              <w:rPr>
                                <w:b/>
                                <w:bCs/>
                                <w:color w:val="000000" w:themeColor="text1"/>
                                <w:sz w:val="20"/>
                              </w:rPr>
                            </w:pPr>
                            <w:r w:rsidRPr="005F23FD">
                              <w:rPr>
                                <w:b/>
                                <w:bCs/>
                                <w:color w:val="000000" w:themeColor="text1"/>
                                <w:sz w:val="20"/>
                              </w:rPr>
                              <w:t>Input:</w:t>
                            </w:r>
                            <w:r w:rsidRPr="005F23FD">
                              <w:rPr>
                                <w:color w:val="000000" w:themeColor="text1"/>
                                <w:sz w:val="20"/>
                              </w:rPr>
                              <w:t xml:space="preserve"> Unstructured</w:t>
                            </w:r>
                            <w:r w:rsidR="00B5387B" w:rsidRPr="005F23FD">
                              <w:rPr>
                                <w:color w:val="000000" w:themeColor="text1"/>
                                <w:sz w:val="20"/>
                              </w:rPr>
                              <w:t xml:space="preserve"> client requirements, project context.</w:t>
                            </w:r>
                          </w:p>
                          <w:p w14:paraId="1891B43D" w14:textId="66B682A7" w:rsidR="00B723D7" w:rsidRPr="005F23FD" w:rsidRDefault="00952C28" w:rsidP="005F23FD">
                            <w:pPr>
                              <w:spacing w:after="0" w:line="240" w:lineRule="auto"/>
                              <w:rPr>
                                <w:color w:val="000000" w:themeColor="text1"/>
                                <w:sz w:val="20"/>
                              </w:rPr>
                            </w:pPr>
                            <w:r w:rsidRPr="005F23FD">
                              <w:rPr>
                                <w:b/>
                                <w:bCs/>
                                <w:color w:val="000000" w:themeColor="text1"/>
                                <w:sz w:val="20"/>
                              </w:rPr>
                              <w:t>Process:</w:t>
                            </w:r>
                            <w:r w:rsidRPr="005F23FD">
                              <w:rPr>
                                <w:color w:val="000000" w:themeColor="text1"/>
                                <w:sz w:val="20"/>
                              </w:rPr>
                              <w:t xml:space="preserve"> The</w:t>
                            </w:r>
                            <w:r w:rsidR="00B5387B" w:rsidRPr="005F23FD">
                              <w:rPr>
                                <w:color w:val="000000" w:themeColor="text1"/>
                                <w:sz w:val="20"/>
                              </w:rPr>
                              <w:t xml:space="preserve"> AI interprets requirements using NLP, resolves ambiguities, augments domain knowledge, and generates Epics, Features, User Stories, Acceptance Criteria, and capacity estimates, then integrates them with Jira.</w:t>
                            </w:r>
                          </w:p>
                          <w:p w14:paraId="55F44E42" w14:textId="1F8D4E2B" w:rsidR="0029551A" w:rsidRPr="005F23FD" w:rsidRDefault="00952C28" w:rsidP="005F23FD">
                            <w:pPr>
                              <w:spacing w:after="0" w:line="240" w:lineRule="auto"/>
                              <w:rPr>
                                <w:color w:val="000000" w:themeColor="text1"/>
                                <w:sz w:val="20"/>
                              </w:rPr>
                            </w:pPr>
                            <w:r w:rsidRPr="005F23FD">
                              <w:rPr>
                                <w:b/>
                                <w:bCs/>
                                <w:color w:val="000000" w:themeColor="text1"/>
                                <w:sz w:val="20"/>
                              </w:rPr>
                              <w:t>Output:</w:t>
                            </w:r>
                            <w:r w:rsidRPr="005F23FD">
                              <w:rPr>
                                <w:color w:val="000000" w:themeColor="text1"/>
                                <w:sz w:val="20"/>
                              </w:rPr>
                              <w:t xml:space="preserve"> Structured</w:t>
                            </w:r>
                            <w:r w:rsidR="00B5387B" w:rsidRPr="005F23FD">
                              <w:rPr>
                                <w:color w:val="000000" w:themeColor="text1"/>
                                <w:sz w:val="20"/>
                              </w:rPr>
                              <w:t xml:space="preserve"> Agile artifacts, clear acceptance criteria, capacity insights, and automatically update Jira.</w:t>
                            </w:r>
                          </w:p>
                          <w:p w14:paraId="0D218706" w14:textId="77777777" w:rsidR="00B723D7" w:rsidRPr="005F23FD" w:rsidRDefault="00B723D7" w:rsidP="005F23FD">
                            <w:pPr>
                              <w:spacing w:after="0" w:line="240" w:lineRule="auto"/>
                              <w:rPr>
                                <w:color w:val="000000" w:themeColor="text1"/>
                                <w:sz w:val="20"/>
                              </w:rPr>
                            </w:pPr>
                          </w:p>
                          <w:p w14:paraId="1B9452A0" w14:textId="550966BF" w:rsidR="00120934" w:rsidRPr="005F23FD" w:rsidRDefault="0029551A" w:rsidP="005F23FD">
                            <w:pPr>
                              <w:spacing w:after="0" w:line="240" w:lineRule="auto"/>
                              <w:rPr>
                                <w:b/>
                                <w:bCs/>
                                <w:color w:val="000000" w:themeColor="text1"/>
                                <w:sz w:val="20"/>
                              </w:rPr>
                            </w:pPr>
                            <w:r w:rsidRPr="005F23FD">
                              <w:rPr>
                                <w:b/>
                                <w:bCs/>
                                <w:color w:val="000000" w:themeColor="text1"/>
                                <w:sz w:val="20"/>
                              </w:rPr>
                              <w:t>2</w:t>
                            </w:r>
                            <w:r w:rsidR="006D3F74" w:rsidRPr="005F23FD">
                              <w:rPr>
                                <w:b/>
                                <w:bCs/>
                                <w:color w:val="000000" w:themeColor="text1"/>
                                <w:sz w:val="20"/>
                              </w:rPr>
                              <w:t>.</w:t>
                            </w:r>
                            <w:r w:rsidR="00E75730" w:rsidRPr="005F23FD">
                              <w:rPr>
                                <w:b/>
                                <w:bCs/>
                                <w:color w:val="000000" w:themeColor="text1"/>
                                <w:sz w:val="20"/>
                              </w:rPr>
                              <w:t>User Story Prioritization Component</w:t>
                            </w:r>
                          </w:p>
                          <w:p w14:paraId="384FB5DC" w14:textId="6D52ABD6" w:rsidR="00E75730" w:rsidRPr="005F23FD" w:rsidRDefault="00E75730" w:rsidP="005F23FD">
                            <w:pPr>
                              <w:spacing w:after="0" w:line="240" w:lineRule="auto"/>
                              <w:rPr>
                                <w:color w:val="000000" w:themeColor="text1"/>
                                <w:sz w:val="20"/>
                              </w:rPr>
                            </w:pPr>
                            <w:proofErr w:type="gramStart"/>
                            <w:r w:rsidRPr="005F23FD">
                              <w:rPr>
                                <w:b/>
                                <w:bCs/>
                                <w:color w:val="000000" w:themeColor="text1"/>
                                <w:sz w:val="20"/>
                              </w:rPr>
                              <w:t>Input:</w:t>
                            </w:r>
                            <w:r w:rsidRPr="005F23FD">
                              <w:rPr>
                                <w:color w:val="000000" w:themeColor="text1"/>
                                <w:sz w:val="20"/>
                              </w:rPr>
                              <w:t>User</w:t>
                            </w:r>
                            <w:proofErr w:type="gramEnd"/>
                            <w:r w:rsidRPr="005F23FD">
                              <w:rPr>
                                <w:color w:val="000000" w:themeColor="text1"/>
                                <w:sz w:val="20"/>
                              </w:rPr>
                              <w:t xml:space="preserve"> stories created by different team members, representing system requirements from various stakeholder perspectives.</w:t>
                            </w:r>
                          </w:p>
                          <w:p w14:paraId="65008951" w14:textId="00238284" w:rsidR="00E75730" w:rsidRPr="005F23FD" w:rsidRDefault="00E75730" w:rsidP="005F23FD">
                            <w:pPr>
                              <w:spacing w:after="0" w:line="240" w:lineRule="auto"/>
                              <w:rPr>
                                <w:b/>
                                <w:bCs/>
                                <w:color w:val="000000" w:themeColor="text1"/>
                                <w:sz w:val="20"/>
                              </w:rPr>
                            </w:pPr>
                            <w:proofErr w:type="gramStart"/>
                            <w:r w:rsidRPr="005F23FD">
                              <w:rPr>
                                <w:b/>
                                <w:bCs/>
                                <w:color w:val="000000" w:themeColor="text1"/>
                                <w:sz w:val="20"/>
                              </w:rPr>
                              <w:t>Process:</w:t>
                            </w:r>
                            <w:r w:rsidRPr="005F23FD">
                              <w:rPr>
                                <w:color w:val="000000" w:themeColor="text1"/>
                                <w:sz w:val="20"/>
                              </w:rPr>
                              <w:t>Collection</w:t>
                            </w:r>
                            <w:proofErr w:type="gramEnd"/>
                            <w:r w:rsidRPr="005F23FD">
                              <w:rPr>
                                <w:color w:val="000000" w:themeColor="text1"/>
                                <w:sz w:val="20"/>
                              </w:rPr>
                              <w:t xml:space="preserve"> of user stories into a centralized backlog, prioritization using the MoSCoW method (Must Have, Should Have, Could Have, Won’t Have), analysis of dependencies, and scheduling of implementation order based on priority and project constraints.</w:t>
                            </w:r>
                          </w:p>
                          <w:p w14:paraId="60A0E4CE" w14:textId="6F072501" w:rsidR="00E75730" w:rsidRPr="005F23FD" w:rsidRDefault="00E75730" w:rsidP="005F23FD">
                            <w:pPr>
                              <w:spacing w:after="0" w:line="240" w:lineRule="auto"/>
                              <w:rPr>
                                <w:b/>
                                <w:bCs/>
                                <w:color w:val="000000" w:themeColor="text1"/>
                                <w:sz w:val="20"/>
                              </w:rPr>
                            </w:pPr>
                            <w:proofErr w:type="gramStart"/>
                            <w:r w:rsidRPr="005F23FD">
                              <w:rPr>
                                <w:b/>
                                <w:bCs/>
                                <w:color w:val="000000" w:themeColor="text1"/>
                                <w:sz w:val="20"/>
                              </w:rPr>
                              <w:t>Output:</w:t>
                            </w:r>
                            <w:r w:rsidRPr="005F23FD">
                              <w:rPr>
                                <w:color w:val="000000" w:themeColor="text1"/>
                                <w:sz w:val="20"/>
                              </w:rPr>
                              <w:t>A</w:t>
                            </w:r>
                            <w:proofErr w:type="gramEnd"/>
                            <w:r w:rsidRPr="005F23FD">
                              <w:rPr>
                                <w:color w:val="000000" w:themeColor="text1"/>
                                <w:sz w:val="20"/>
                              </w:rPr>
                              <w:t xml:space="preserve"> prioritized and ordered list of user stories displayed through a clear user interface, enabling the development team to focus on high-priority requirements first and supporting effective scope control</w:t>
                            </w:r>
                          </w:p>
                          <w:p w14:paraId="6EB5B7BE" w14:textId="77777777" w:rsidR="00B723D7" w:rsidRPr="005F23FD" w:rsidRDefault="00B723D7" w:rsidP="005F23FD">
                            <w:pPr>
                              <w:spacing w:after="0" w:line="240" w:lineRule="auto"/>
                              <w:rPr>
                                <w:color w:val="000000" w:themeColor="text1"/>
                                <w:sz w:val="20"/>
                              </w:rPr>
                            </w:pPr>
                          </w:p>
                          <w:p w14:paraId="3D3A88D8" w14:textId="37D342A3" w:rsidR="006D3F74" w:rsidRPr="005F23FD" w:rsidRDefault="004E6F5E" w:rsidP="005F23FD">
                            <w:pPr>
                              <w:spacing w:after="0" w:line="240" w:lineRule="auto"/>
                              <w:rPr>
                                <w:b/>
                                <w:bCs/>
                                <w:color w:val="000000" w:themeColor="text1"/>
                                <w:sz w:val="20"/>
                              </w:rPr>
                            </w:pPr>
                            <w:r w:rsidRPr="005F23FD">
                              <w:rPr>
                                <w:b/>
                                <w:bCs/>
                                <w:color w:val="000000" w:themeColor="text1"/>
                                <w:sz w:val="20"/>
                              </w:rPr>
                              <w:t>3</w:t>
                            </w:r>
                            <w:r w:rsidR="0029551A" w:rsidRPr="005F23FD">
                              <w:rPr>
                                <w:b/>
                                <w:bCs/>
                                <w:color w:val="000000" w:themeColor="text1"/>
                                <w:sz w:val="20"/>
                              </w:rPr>
                              <w:t>.</w:t>
                            </w:r>
                            <w:r w:rsidR="006D3F74" w:rsidRPr="005F23FD">
                              <w:rPr>
                                <w:b/>
                                <w:bCs/>
                                <w:color w:val="000000" w:themeColor="text1"/>
                                <w:sz w:val="20"/>
                              </w:rPr>
                              <w:t xml:space="preserve">Requirement-Driven Project Management for Time and Resource Optimization </w:t>
                            </w:r>
                          </w:p>
                          <w:p w14:paraId="02F81147" w14:textId="44DD2A86" w:rsidR="006D3F74" w:rsidRPr="005F23FD" w:rsidRDefault="006D3F74" w:rsidP="005F23FD">
                            <w:pPr>
                              <w:spacing w:after="0" w:line="240" w:lineRule="auto"/>
                              <w:rPr>
                                <w:color w:val="000000" w:themeColor="text1"/>
                                <w:sz w:val="20"/>
                              </w:rPr>
                            </w:pPr>
                            <w:r w:rsidRPr="005F23FD">
                              <w:rPr>
                                <w:b/>
                                <w:bCs/>
                                <w:color w:val="000000" w:themeColor="text1"/>
                                <w:sz w:val="20"/>
                              </w:rPr>
                              <w:t>Input:</w:t>
                            </w:r>
                            <w:r w:rsidRPr="005F23FD">
                              <w:rPr>
                                <w:b/>
                                <w:bCs/>
                                <w:color w:val="000000" w:themeColor="text1"/>
                                <w:sz w:val="20"/>
                              </w:rPr>
                              <w:br/>
                            </w:r>
                            <w:r w:rsidRPr="005F23FD">
                              <w:rPr>
                                <w:color w:val="000000" w:themeColor="text1"/>
                                <w:sz w:val="20"/>
                              </w:rPr>
                              <w:t>Validated software requirements, defined project time constraints, available resource profiles (human and technical), requirement dependencies, and approved requirement change requests.</w:t>
                            </w:r>
                          </w:p>
                          <w:p w14:paraId="01BB8AB8" w14:textId="77777777" w:rsidR="006D3F74" w:rsidRPr="005F23FD" w:rsidRDefault="006D3F74" w:rsidP="005F23FD">
                            <w:pPr>
                              <w:spacing w:after="0" w:line="240" w:lineRule="auto"/>
                              <w:rPr>
                                <w:color w:val="000000" w:themeColor="text1"/>
                                <w:sz w:val="20"/>
                              </w:rPr>
                            </w:pPr>
                            <w:r w:rsidRPr="005F23FD">
                              <w:rPr>
                                <w:b/>
                                <w:bCs/>
                                <w:color w:val="000000" w:themeColor="text1"/>
                                <w:sz w:val="20"/>
                              </w:rPr>
                              <w:t>Process:</w:t>
                            </w:r>
                            <w:r w:rsidRPr="005F23FD">
                              <w:rPr>
                                <w:b/>
                                <w:bCs/>
                                <w:color w:val="000000" w:themeColor="text1"/>
                                <w:sz w:val="20"/>
                              </w:rPr>
                              <w:br/>
                            </w:r>
                            <w:r w:rsidRPr="005F23FD">
                              <w:rPr>
                                <w:color w:val="000000" w:themeColor="text1"/>
                                <w:sz w:val="20"/>
                              </w:rPr>
                              <w:t>This component performs requirement-level analysis to assess complexity, priority, and interdependencies that influence time estimation and resource demand. Based on this analysis, requirements are systematically transformed into executable project elements with associated effort estimates. The system then applies requirement-driven planning logic to generate project schedules, assign resources, and distribute workloads in accordance with availability and capacity constraints.</w:t>
                            </w:r>
                            <w:r w:rsidRPr="005F23FD">
                              <w:rPr>
                                <w:color w:val="000000" w:themeColor="text1"/>
                                <w:sz w:val="20"/>
                              </w:rPr>
                              <w:br/>
                              <w:t>During project execution, the component continuously monitors requirement-linked progress to identify schedule deviations and resource utilization inefficiencies. When requirements are modified, the component automatically recalculates timeline projections and resource allocations to reflect the updated effort and dependency structure.</w:t>
                            </w:r>
                          </w:p>
                          <w:p w14:paraId="12C55D1E" w14:textId="77777777" w:rsidR="006D3F74" w:rsidRPr="005F23FD" w:rsidRDefault="006D3F74" w:rsidP="005F23FD">
                            <w:pPr>
                              <w:spacing w:after="0" w:line="240" w:lineRule="auto"/>
                              <w:rPr>
                                <w:color w:val="000000" w:themeColor="text1"/>
                                <w:sz w:val="20"/>
                              </w:rPr>
                            </w:pPr>
                            <w:r w:rsidRPr="005F23FD">
                              <w:rPr>
                                <w:b/>
                                <w:bCs/>
                                <w:color w:val="000000" w:themeColor="text1"/>
                                <w:sz w:val="20"/>
                              </w:rPr>
                              <w:t>Output:</w:t>
                            </w:r>
                            <w:r w:rsidRPr="005F23FD">
                              <w:rPr>
                                <w:b/>
                                <w:bCs/>
                                <w:color w:val="000000" w:themeColor="text1"/>
                                <w:sz w:val="20"/>
                              </w:rPr>
                              <w:br/>
                            </w:r>
                            <w:r w:rsidRPr="005F23FD">
                              <w:rPr>
                                <w:color w:val="000000" w:themeColor="text1"/>
                                <w:sz w:val="20"/>
                              </w:rPr>
                              <w:t>The output includes requirement-aligned project timelines, optimized resource allocation plans, and real-time visibility into progress, delays, and workload distribution. This enables proactive management of delivery schedules and resource usage, improving planning accuracy and execution predictability throughout the software development lifecycle.</w:t>
                            </w:r>
                          </w:p>
                          <w:p w14:paraId="0B5B420E" w14:textId="77777777" w:rsidR="00261881" w:rsidRPr="005F23FD" w:rsidRDefault="00261881" w:rsidP="005F23FD">
                            <w:pPr>
                              <w:spacing w:after="0" w:line="240" w:lineRule="auto"/>
                              <w:rPr>
                                <w:color w:val="000000" w:themeColor="text1"/>
                                <w:sz w:val="20"/>
                              </w:rPr>
                            </w:pPr>
                          </w:p>
                          <w:p w14:paraId="4D61D121" w14:textId="77777777" w:rsidR="00261881" w:rsidRPr="005F23FD" w:rsidRDefault="00261881" w:rsidP="005F23FD">
                            <w:pPr>
                              <w:spacing w:after="0" w:line="240" w:lineRule="auto"/>
                              <w:rPr>
                                <w:color w:val="000000" w:themeColor="text1"/>
                                <w:sz w:val="20"/>
                              </w:rPr>
                            </w:pPr>
                          </w:p>
                          <w:p w14:paraId="01632288" w14:textId="5114C0FB" w:rsidR="000206D1" w:rsidRPr="005F23FD" w:rsidRDefault="000206D1" w:rsidP="005F23FD">
                            <w:pPr>
                              <w:spacing w:after="0" w:line="240" w:lineRule="auto"/>
                              <w:rPr>
                                <w:color w:val="000000" w:themeColor="text1"/>
                                <w:sz w:val="20"/>
                              </w:rPr>
                            </w:pPr>
                          </w:p>
                          <w:p w14:paraId="0F28FA95" w14:textId="77777777" w:rsidR="000206D1" w:rsidRPr="005F23FD" w:rsidRDefault="000206D1" w:rsidP="005F23FD">
                            <w:pPr>
                              <w:spacing w:after="0" w:line="240" w:lineRule="auto"/>
                              <w:rPr>
                                <w:color w:val="000000" w:themeColor="text1"/>
                                <w:sz w:val="20"/>
                              </w:rPr>
                            </w:pPr>
                          </w:p>
                          <w:p w14:paraId="0C58D9E0" w14:textId="77777777" w:rsidR="000206D1" w:rsidRPr="005F23FD" w:rsidRDefault="000206D1" w:rsidP="005F23FD">
                            <w:pPr>
                              <w:rPr>
                                <w:color w:val="000000" w:themeColor="text1"/>
                                <w:sz w:val="20"/>
                              </w:rPr>
                            </w:pPr>
                          </w:p>
                          <w:p w14:paraId="03E063A1" w14:textId="77777777" w:rsidR="000206D1" w:rsidRPr="005F23FD" w:rsidRDefault="000206D1" w:rsidP="005F23FD">
                            <w:pPr>
                              <w:rPr>
                                <w:i/>
                                <w:iCs/>
                                <w:color w:val="808080" w:themeColor="background1" w:themeShade="80"/>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AB79F" id="Text Box 4" o:spid="_x0000_s1036" type="#_x0000_t202" style="position:absolute;left:0;text-align:left;margin-left:0;margin-top:.6pt;width:486.7pt;height:573.75pt;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" fillcolor="window" strokeweight=".5pt">
                <v:textbox>
                  <w:txbxContent>
                    <w:p w14:paraId="533BE48F" w14:textId="77777777" w:rsidR="000206D1" w:rsidRPr="005F23FD" w:rsidRDefault="000206D1" w:rsidP="005F23FD">
                      <w:pPr>
                        <w:rPr>
                          <w:b/>
                          <w:bCs/>
                          <w:color w:val="000000" w:themeColor="text1"/>
                          <w:sz w:val="20"/>
                        </w:rPr>
                      </w:pPr>
                      <w:r w:rsidRPr="005F23FD">
                        <w:rPr>
                          <w:b/>
                          <w:bCs/>
                          <w:color w:val="000000" w:themeColor="text1"/>
                          <w:sz w:val="20"/>
                        </w:rPr>
                        <w:t>Addressing the Identified Gaps</w:t>
                      </w:r>
                    </w:p>
                    <w:p w14:paraId="355C8819" w14:textId="77777777" w:rsidR="00261881" w:rsidRPr="005F23FD" w:rsidRDefault="00261881" w:rsidP="005F23FD">
                      <w:pPr>
                        <w:rPr>
                          <w:color w:val="000000" w:themeColor="text1"/>
                          <w:sz w:val="20"/>
                        </w:rPr>
                      </w:pPr>
                      <w:r w:rsidRPr="005F23FD">
                        <w:rPr>
                          <w:color w:val="000000" w:themeColor="text1"/>
                          <w:sz w:val="20"/>
                        </w:rPr>
                        <w:t>The proposed system addresses the gaps in existing tools and research by providing an integrated, requirement-driven, and intelligent platform for requirements engineering and project management. Existing products treat requirements, documentation, project planning, and change management as separate activities, while research solutions often focus on isolated problems such as ambiguity detection or effort estimation. This system unifies all requirement-related activities, automates requirement clarification, links requirements to project tasks, centralizes documentation, and manages requirement changes with impact awareness. It reduces manual effort, improves traceability, minimizes miscommunication, and supports proactive decision-making, making it practical for real-world software projects.</w:t>
                      </w:r>
                    </w:p>
                    <w:p w14:paraId="4690A568" w14:textId="301A45D9" w:rsidR="006D3F74" w:rsidRPr="005F23FD" w:rsidRDefault="000206D1" w:rsidP="005F23FD">
                      <w:pPr>
                        <w:rPr>
                          <w:b/>
                          <w:bCs/>
                          <w:color w:val="000000" w:themeColor="text1"/>
                          <w:sz w:val="20"/>
                        </w:rPr>
                      </w:pPr>
                      <w:r w:rsidRPr="005F23FD">
                        <w:rPr>
                          <w:b/>
                          <w:bCs/>
                          <w:color w:val="000000" w:themeColor="text1"/>
                          <w:sz w:val="20"/>
                        </w:rPr>
                        <w:t xml:space="preserve">System Perspective: </w:t>
                      </w:r>
                      <w:proofErr w:type="gramStart"/>
                      <w:r w:rsidRPr="005F23FD">
                        <w:rPr>
                          <w:b/>
                          <w:bCs/>
                          <w:color w:val="000000" w:themeColor="text1"/>
                          <w:sz w:val="20"/>
                        </w:rPr>
                        <w:t>Input ,</w:t>
                      </w:r>
                      <w:proofErr w:type="gramEnd"/>
                      <w:r w:rsidRPr="005F23FD">
                        <w:rPr>
                          <w:b/>
                          <w:bCs/>
                          <w:color w:val="000000" w:themeColor="text1"/>
                          <w:sz w:val="20"/>
                        </w:rPr>
                        <w:t xml:space="preserve"> </w:t>
                      </w:r>
                      <w:proofErr w:type="gramStart"/>
                      <w:r w:rsidRPr="005F23FD">
                        <w:rPr>
                          <w:b/>
                          <w:bCs/>
                          <w:color w:val="000000" w:themeColor="text1"/>
                          <w:sz w:val="20"/>
                        </w:rPr>
                        <w:t>Process ,</w:t>
                      </w:r>
                      <w:proofErr w:type="gramEnd"/>
                      <w:r w:rsidRPr="005F23FD">
                        <w:rPr>
                          <w:b/>
                          <w:bCs/>
                          <w:color w:val="000000" w:themeColor="text1"/>
                          <w:sz w:val="20"/>
                        </w:rPr>
                        <w:t xml:space="preserve"> Output</w:t>
                      </w:r>
                    </w:p>
                    <w:p w14:paraId="7763D03C" w14:textId="3D79EC1D" w:rsidR="002504AE" w:rsidRPr="005F23FD" w:rsidRDefault="0029551A" w:rsidP="005F23FD">
                      <w:pPr>
                        <w:spacing w:after="0" w:line="240" w:lineRule="auto"/>
                        <w:rPr>
                          <w:b/>
                          <w:bCs/>
                          <w:color w:val="000000" w:themeColor="text1"/>
                          <w:sz w:val="20"/>
                        </w:rPr>
                      </w:pPr>
                      <w:r w:rsidRPr="005F23FD">
                        <w:rPr>
                          <w:b/>
                          <w:bCs/>
                          <w:color w:val="000000" w:themeColor="text1"/>
                          <w:sz w:val="20"/>
                        </w:rPr>
                        <w:t>1.Requirement Processing and Jira Integration Component</w:t>
                      </w:r>
                    </w:p>
                    <w:p w14:paraId="12E5E513" w14:textId="5FFF1A03" w:rsidR="00B5387B" w:rsidRPr="005F23FD" w:rsidRDefault="00952C28" w:rsidP="005F23FD">
                      <w:pPr>
                        <w:spacing w:after="0" w:line="240" w:lineRule="auto"/>
                        <w:rPr>
                          <w:b/>
                          <w:bCs/>
                          <w:color w:val="000000" w:themeColor="text1"/>
                          <w:sz w:val="20"/>
                        </w:rPr>
                      </w:pPr>
                      <w:r w:rsidRPr="005F23FD">
                        <w:rPr>
                          <w:b/>
                          <w:bCs/>
                          <w:color w:val="000000" w:themeColor="text1"/>
                          <w:sz w:val="20"/>
                        </w:rPr>
                        <w:t>Input:</w:t>
                      </w:r>
                      <w:r w:rsidRPr="005F23FD">
                        <w:rPr>
                          <w:color w:val="000000" w:themeColor="text1"/>
                          <w:sz w:val="20"/>
                        </w:rPr>
                        <w:t xml:space="preserve"> Unstructured</w:t>
                      </w:r>
                      <w:r w:rsidR="00B5387B" w:rsidRPr="005F23FD">
                        <w:rPr>
                          <w:color w:val="000000" w:themeColor="text1"/>
                          <w:sz w:val="20"/>
                        </w:rPr>
                        <w:t xml:space="preserve"> client requirements, project context.</w:t>
                      </w:r>
                    </w:p>
                    <w:p w14:paraId="1891B43D" w14:textId="66B682A7" w:rsidR="00B723D7" w:rsidRPr="005F23FD" w:rsidRDefault="00952C28" w:rsidP="005F23FD">
                      <w:pPr>
                        <w:spacing w:after="0" w:line="240" w:lineRule="auto"/>
                        <w:rPr>
                          <w:color w:val="000000" w:themeColor="text1"/>
                          <w:sz w:val="20"/>
                        </w:rPr>
                      </w:pPr>
                      <w:r w:rsidRPr="005F23FD">
                        <w:rPr>
                          <w:b/>
                          <w:bCs/>
                          <w:color w:val="000000" w:themeColor="text1"/>
                          <w:sz w:val="20"/>
                        </w:rPr>
                        <w:t>Process:</w:t>
                      </w:r>
                      <w:r w:rsidRPr="005F23FD">
                        <w:rPr>
                          <w:color w:val="000000" w:themeColor="text1"/>
                          <w:sz w:val="20"/>
                        </w:rPr>
                        <w:t xml:space="preserve"> The</w:t>
                      </w:r>
                      <w:r w:rsidR="00B5387B" w:rsidRPr="005F23FD">
                        <w:rPr>
                          <w:color w:val="000000" w:themeColor="text1"/>
                          <w:sz w:val="20"/>
                        </w:rPr>
                        <w:t xml:space="preserve"> AI interprets requirements using NLP, resolves ambiguities, augments domain knowledge, and generates Epics, Features, User Stories, Acceptance Criteria, and capacity estimates, then integrates them with Jira.</w:t>
                      </w:r>
                    </w:p>
                    <w:p w14:paraId="55F44E42" w14:textId="1F8D4E2B" w:rsidR="0029551A" w:rsidRPr="005F23FD" w:rsidRDefault="00952C28" w:rsidP="005F23FD">
                      <w:pPr>
                        <w:spacing w:after="0" w:line="240" w:lineRule="auto"/>
                        <w:rPr>
                          <w:color w:val="000000" w:themeColor="text1"/>
                          <w:sz w:val="20"/>
                        </w:rPr>
                      </w:pPr>
                      <w:r w:rsidRPr="005F23FD">
                        <w:rPr>
                          <w:b/>
                          <w:bCs/>
                          <w:color w:val="000000" w:themeColor="text1"/>
                          <w:sz w:val="20"/>
                        </w:rPr>
                        <w:t>Output:</w:t>
                      </w:r>
                      <w:r w:rsidRPr="005F23FD">
                        <w:rPr>
                          <w:color w:val="000000" w:themeColor="text1"/>
                          <w:sz w:val="20"/>
                        </w:rPr>
                        <w:t xml:space="preserve"> Structured</w:t>
                      </w:r>
                      <w:r w:rsidR="00B5387B" w:rsidRPr="005F23FD">
                        <w:rPr>
                          <w:color w:val="000000" w:themeColor="text1"/>
                          <w:sz w:val="20"/>
                        </w:rPr>
                        <w:t xml:space="preserve"> Agile artifacts, clear acceptance criteria, capacity insights, and automatically update Jira.</w:t>
                      </w:r>
                    </w:p>
                    <w:p w14:paraId="0D218706" w14:textId="77777777" w:rsidR="00B723D7" w:rsidRPr="005F23FD" w:rsidRDefault="00B723D7" w:rsidP="005F23FD">
                      <w:pPr>
                        <w:spacing w:after="0" w:line="240" w:lineRule="auto"/>
                        <w:rPr>
                          <w:color w:val="000000" w:themeColor="text1"/>
                          <w:sz w:val="20"/>
                        </w:rPr>
                      </w:pPr>
                    </w:p>
                    <w:p w14:paraId="1B9452A0" w14:textId="550966BF" w:rsidR="00120934" w:rsidRPr="005F23FD" w:rsidRDefault="0029551A" w:rsidP="005F23FD">
                      <w:pPr>
                        <w:spacing w:after="0" w:line="240" w:lineRule="auto"/>
                        <w:rPr>
                          <w:b/>
                          <w:bCs/>
                          <w:color w:val="000000" w:themeColor="text1"/>
                          <w:sz w:val="20"/>
                        </w:rPr>
                      </w:pPr>
                      <w:r w:rsidRPr="005F23FD">
                        <w:rPr>
                          <w:b/>
                          <w:bCs/>
                          <w:color w:val="000000" w:themeColor="text1"/>
                          <w:sz w:val="20"/>
                        </w:rPr>
                        <w:t>2</w:t>
                      </w:r>
                      <w:r w:rsidR="006D3F74" w:rsidRPr="005F23FD">
                        <w:rPr>
                          <w:b/>
                          <w:bCs/>
                          <w:color w:val="000000" w:themeColor="text1"/>
                          <w:sz w:val="20"/>
                        </w:rPr>
                        <w:t>.</w:t>
                      </w:r>
                      <w:r w:rsidR="00E75730" w:rsidRPr="005F23FD">
                        <w:rPr>
                          <w:b/>
                          <w:bCs/>
                          <w:color w:val="000000" w:themeColor="text1"/>
                          <w:sz w:val="20"/>
                        </w:rPr>
                        <w:t>User Story Prioritization Component</w:t>
                      </w:r>
                    </w:p>
                    <w:p w14:paraId="384FB5DC" w14:textId="6D52ABD6" w:rsidR="00E75730" w:rsidRPr="005F23FD" w:rsidRDefault="00E75730" w:rsidP="005F23FD">
                      <w:pPr>
                        <w:spacing w:after="0" w:line="240" w:lineRule="auto"/>
                        <w:rPr>
                          <w:color w:val="000000" w:themeColor="text1"/>
                          <w:sz w:val="20"/>
                        </w:rPr>
                      </w:pPr>
                      <w:proofErr w:type="gramStart"/>
                      <w:r w:rsidRPr="005F23FD">
                        <w:rPr>
                          <w:b/>
                          <w:bCs/>
                          <w:color w:val="000000" w:themeColor="text1"/>
                          <w:sz w:val="20"/>
                        </w:rPr>
                        <w:t>Input:</w:t>
                      </w:r>
                      <w:r w:rsidRPr="005F23FD">
                        <w:rPr>
                          <w:color w:val="000000" w:themeColor="text1"/>
                          <w:sz w:val="20"/>
                        </w:rPr>
                        <w:t>User</w:t>
                      </w:r>
                      <w:proofErr w:type="gramEnd"/>
                      <w:r w:rsidRPr="005F23FD">
                        <w:rPr>
                          <w:color w:val="000000" w:themeColor="text1"/>
                          <w:sz w:val="20"/>
                        </w:rPr>
                        <w:t xml:space="preserve"> stories created by different team members, representing system requirements from various stakeholder perspectives.</w:t>
                      </w:r>
                    </w:p>
                    <w:p w14:paraId="65008951" w14:textId="00238284" w:rsidR="00E75730" w:rsidRPr="005F23FD" w:rsidRDefault="00E75730" w:rsidP="005F23FD">
                      <w:pPr>
                        <w:spacing w:after="0" w:line="240" w:lineRule="auto"/>
                        <w:rPr>
                          <w:b/>
                          <w:bCs/>
                          <w:color w:val="000000" w:themeColor="text1"/>
                          <w:sz w:val="20"/>
                        </w:rPr>
                      </w:pPr>
                      <w:proofErr w:type="gramStart"/>
                      <w:r w:rsidRPr="005F23FD">
                        <w:rPr>
                          <w:b/>
                          <w:bCs/>
                          <w:color w:val="000000" w:themeColor="text1"/>
                          <w:sz w:val="20"/>
                        </w:rPr>
                        <w:t>Process:</w:t>
                      </w:r>
                      <w:r w:rsidRPr="005F23FD">
                        <w:rPr>
                          <w:color w:val="000000" w:themeColor="text1"/>
                          <w:sz w:val="20"/>
                        </w:rPr>
                        <w:t>Collection</w:t>
                      </w:r>
                      <w:proofErr w:type="gramEnd"/>
                      <w:r w:rsidRPr="005F23FD">
                        <w:rPr>
                          <w:color w:val="000000" w:themeColor="text1"/>
                          <w:sz w:val="20"/>
                        </w:rPr>
                        <w:t xml:space="preserve"> of user stories into a centralized backlog, prioritization using the MoSCoW method (Must Have, Should Have, Could Have, Won’t Have), analysis of dependencies, and scheduling of implementation order based on priority and project constraints.</w:t>
                      </w:r>
                    </w:p>
                    <w:p w14:paraId="60A0E4CE" w14:textId="6F072501" w:rsidR="00E75730" w:rsidRPr="005F23FD" w:rsidRDefault="00E75730" w:rsidP="005F23FD">
                      <w:pPr>
                        <w:spacing w:after="0" w:line="240" w:lineRule="auto"/>
                        <w:rPr>
                          <w:b/>
                          <w:bCs/>
                          <w:color w:val="000000" w:themeColor="text1"/>
                          <w:sz w:val="20"/>
                        </w:rPr>
                      </w:pPr>
                      <w:proofErr w:type="gramStart"/>
                      <w:r w:rsidRPr="005F23FD">
                        <w:rPr>
                          <w:b/>
                          <w:bCs/>
                          <w:color w:val="000000" w:themeColor="text1"/>
                          <w:sz w:val="20"/>
                        </w:rPr>
                        <w:t>Output:</w:t>
                      </w:r>
                      <w:r w:rsidRPr="005F23FD">
                        <w:rPr>
                          <w:color w:val="000000" w:themeColor="text1"/>
                          <w:sz w:val="20"/>
                        </w:rPr>
                        <w:t>A</w:t>
                      </w:r>
                      <w:proofErr w:type="gramEnd"/>
                      <w:r w:rsidRPr="005F23FD">
                        <w:rPr>
                          <w:color w:val="000000" w:themeColor="text1"/>
                          <w:sz w:val="20"/>
                        </w:rPr>
                        <w:t xml:space="preserve"> prioritized and ordered list of user stories displayed through a clear user interface, enabling the development team to focus on high-priority requirements first and supporting effective scope control</w:t>
                      </w:r>
                    </w:p>
                    <w:p w14:paraId="6EB5B7BE" w14:textId="77777777" w:rsidR="00B723D7" w:rsidRPr="005F23FD" w:rsidRDefault="00B723D7" w:rsidP="005F23FD">
                      <w:pPr>
                        <w:spacing w:after="0" w:line="240" w:lineRule="auto"/>
                        <w:rPr>
                          <w:color w:val="000000" w:themeColor="text1"/>
                          <w:sz w:val="20"/>
                        </w:rPr>
                      </w:pPr>
                    </w:p>
                    <w:p w14:paraId="3D3A88D8" w14:textId="37D342A3" w:rsidR="006D3F74" w:rsidRPr="005F23FD" w:rsidRDefault="004E6F5E" w:rsidP="005F23FD">
                      <w:pPr>
                        <w:spacing w:after="0" w:line="240" w:lineRule="auto"/>
                        <w:rPr>
                          <w:b/>
                          <w:bCs/>
                          <w:color w:val="000000" w:themeColor="text1"/>
                          <w:sz w:val="20"/>
                        </w:rPr>
                      </w:pPr>
                      <w:r w:rsidRPr="005F23FD">
                        <w:rPr>
                          <w:b/>
                          <w:bCs/>
                          <w:color w:val="000000" w:themeColor="text1"/>
                          <w:sz w:val="20"/>
                        </w:rPr>
                        <w:t>3</w:t>
                      </w:r>
                      <w:r w:rsidR="0029551A" w:rsidRPr="005F23FD">
                        <w:rPr>
                          <w:b/>
                          <w:bCs/>
                          <w:color w:val="000000" w:themeColor="text1"/>
                          <w:sz w:val="20"/>
                        </w:rPr>
                        <w:t>.</w:t>
                      </w:r>
                      <w:r w:rsidR="006D3F74" w:rsidRPr="005F23FD">
                        <w:rPr>
                          <w:b/>
                          <w:bCs/>
                          <w:color w:val="000000" w:themeColor="text1"/>
                          <w:sz w:val="20"/>
                        </w:rPr>
                        <w:t xml:space="preserve">Requirement-Driven Project Management for Time and Resource Optimization </w:t>
                      </w:r>
                    </w:p>
                    <w:p w14:paraId="02F81147" w14:textId="44DD2A86" w:rsidR="006D3F74" w:rsidRPr="005F23FD" w:rsidRDefault="006D3F74" w:rsidP="005F23FD">
                      <w:pPr>
                        <w:spacing w:after="0" w:line="240" w:lineRule="auto"/>
                        <w:rPr>
                          <w:color w:val="000000" w:themeColor="text1"/>
                          <w:sz w:val="20"/>
                        </w:rPr>
                      </w:pPr>
                      <w:r w:rsidRPr="005F23FD">
                        <w:rPr>
                          <w:b/>
                          <w:bCs/>
                          <w:color w:val="000000" w:themeColor="text1"/>
                          <w:sz w:val="20"/>
                        </w:rPr>
                        <w:t>Input:</w:t>
                      </w:r>
                      <w:r w:rsidRPr="005F23FD">
                        <w:rPr>
                          <w:b/>
                          <w:bCs/>
                          <w:color w:val="000000" w:themeColor="text1"/>
                          <w:sz w:val="20"/>
                        </w:rPr>
                        <w:br/>
                      </w:r>
                      <w:r w:rsidRPr="005F23FD">
                        <w:rPr>
                          <w:color w:val="000000" w:themeColor="text1"/>
                          <w:sz w:val="20"/>
                        </w:rPr>
                        <w:t>Validated software requirements, defined project time constraints, available resource profiles (human and technical), requirement dependencies, and approved requirement change requests.</w:t>
                      </w:r>
                    </w:p>
                    <w:p w14:paraId="01BB8AB8" w14:textId="77777777" w:rsidR="006D3F74" w:rsidRPr="005F23FD" w:rsidRDefault="006D3F74" w:rsidP="005F23FD">
                      <w:pPr>
                        <w:spacing w:after="0" w:line="240" w:lineRule="auto"/>
                        <w:rPr>
                          <w:color w:val="000000" w:themeColor="text1"/>
                          <w:sz w:val="20"/>
                        </w:rPr>
                      </w:pPr>
                      <w:r w:rsidRPr="005F23FD">
                        <w:rPr>
                          <w:b/>
                          <w:bCs/>
                          <w:color w:val="000000" w:themeColor="text1"/>
                          <w:sz w:val="20"/>
                        </w:rPr>
                        <w:t>Process:</w:t>
                      </w:r>
                      <w:r w:rsidRPr="005F23FD">
                        <w:rPr>
                          <w:b/>
                          <w:bCs/>
                          <w:color w:val="000000" w:themeColor="text1"/>
                          <w:sz w:val="20"/>
                        </w:rPr>
                        <w:br/>
                      </w:r>
                      <w:r w:rsidRPr="005F23FD">
                        <w:rPr>
                          <w:color w:val="000000" w:themeColor="text1"/>
                          <w:sz w:val="20"/>
                        </w:rPr>
                        <w:t>This component performs requirement-level analysis to assess complexity, priority, and interdependencies that influence time estimation and resource demand. Based on this analysis, requirements are systematically transformed into executable project elements with associated effort estimates. The system then applies requirement-driven planning logic to generate project schedules, assign resources, and distribute workloads in accordance with availability and capacity constraints.</w:t>
                      </w:r>
                      <w:r w:rsidRPr="005F23FD">
                        <w:rPr>
                          <w:color w:val="000000" w:themeColor="text1"/>
                          <w:sz w:val="20"/>
                        </w:rPr>
                        <w:br/>
                        <w:t>During project execution, the component continuously monitors requirement-linked progress to identify schedule deviations and resource utilization inefficiencies. When requirements are modified, the component automatically recalculates timeline projections and resource allocations to reflect the updated effort and dependency structure.</w:t>
                      </w:r>
                    </w:p>
                    <w:p w14:paraId="12C55D1E" w14:textId="77777777" w:rsidR="006D3F74" w:rsidRPr="005F23FD" w:rsidRDefault="006D3F74" w:rsidP="005F23FD">
                      <w:pPr>
                        <w:spacing w:after="0" w:line="240" w:lineRule="auto"/>
                        <w:rPr>
                          <w:color w:val="000000" w:themeColor="text1"/>
                          <w:sz w:val="20"/>
                        </w:rPr>
                      </w:pPr>
                      <w:r w:rsidRPr="005F23FD">
                        <w:rPr>
                          <w:b/>
                          <w:bCs/>
                          <w:color w:val="000000" w:themeColor="text1"/>
                          <w:sz w:val="20"/>
                        </w:rPr>
                        <w:t>Output:</w:t>
                      </w:r>
                      <w:r w:rsidRPr="005F23FD">
                        <w:rPr>
                          <w:b/>
                          <w:bCs/>
                          <w:color w:val="000000" w:themeColor="text1"/>
                          <w:sz w:val="20"/>
                        </w:rPr>
                        <w:br/>
                      </w:r>
                      <w:r w:rsidRPr="005F23FD">
                        <w:rPr>
                          <w:color w:val="000000" w:themeColor="text1"/>
                          <w:sz w:val="20"/>
                        </w:rPr>
                        <w:t>The output includes requirement-aligned project timelines, optimized resource allocation plans, and real-time visibility into progress, delays, and workload distribution. This enables proactive management of delivery schedules and resource usage, improving planning accuracy and execution predictability throughout the software development lifecycle.</w:t>
                      </w:r>
                    </w:p>
                    <w:p w14:paraId="0B5B420E" w14:textId="77777777" w:rsidR="00261881" w:rsidRPr="005F23FD" w:rsidRDefault="00261881" w:rsidP="005F23FD">
                      <w:pPr>
                        <w:spacing w:after="0" w:line="240" w:lineRule="auto"/>
                        <w:rPr>
                          <w:color w:val="000000" w:themeColor="text1"/>
                          <w:sz w:val="20"/>
                        </w:rPr>
                      </w:pPr>
                    </w:p>
                    <w:p w14:paraId="4D61D121" w14:textId="77777777" w:rsidR="00261881" w:rsidRPr="005F23FD" w:rsidRDefault="00261881" w:rsidP="005F23FD">
                      <w:pPr>
                        <w:spacing w:after="0" w:line="240" w:lineRule="auto"/>
                        <w:rPr>
                          <w:color w:val="000000" w:themeColor="text1"/>
                          <w:sz w:val="20"/>
                        </w:rPr>
                      </w:pPr>
                    </w:p>
                    <w:p w14:paraId="01632288" w14:textId="5114C0FB" w:rsidR="000206D1" w:rsidRPr="005F23FD" w:rsidRDefault="000206D1" w:rsidP="005F23FD">
                      <w:pPr>
                        <w:spacing w:after="0" w:line="240" w:lineRule="auto"/>
                        <w:rPr>
                          <w:color w:val="000000" w:themeColor="text1"/>
                          <w:sz w:val="20"/>
                        </w:rPr>
                      </w:pPr>
                    </w:p>
                    <w:p w14:paraId="0F28FA95" w14:textId="77777777" w:rsidR="000206D1" w:rsidRPr="005F23FD" w:rsidRDefault="000206D1" w:rsidP="005F23FD">
                      <w:pPr>
                        <w:spacing w:after="0" w:line="240" w:lineRule="auto"/>
                        <w:rPr>
                          <w:color w:val="000000" w:themeColor="text1"/>
                          <w:sz w:val="20"/>
                        </w:rPr>
                      </w:pPr>
                    </w:p>
                    <w:p w14:paraId="0C58D9E0" w14:textId="77777777" w:rsidR="000206D1" w:rsidRPr="005F23FD" w:rsidRDefault="000206D1" w:rsidP="005F23FD">
                      <w:pPr>
                        <w:rPr>
                          <w:color w:val="000000" w:themeColor="text1"/>
                          <w:sz w:val="20"/>
                        </w:rPr>
                      </w:pPr>
                    </w:p>
                    <w:p w14:paraId="03E063A1" w14:textId="77777777" w:rsidR="000206D1" w:rsidRPr="005F23FD" w:rsidRDefault="000206D1" w:rsidP="005F23FD">
                      <w:pPr>
                        <w:rPr>
                          <w:i/>
                          <w:iCs/>
                          <w:color w:val="808080" w:themeColor="background1" w:themeShade="80"/>
                          <w:sz w:val="20"/>
                        </w:rPr>
                      </w:pPr>
                    </w:p>
                  </w:txbxContent>
                </v:textbox>
                <w10:wrap anchorx="margin"/>
              </v:shape>
            </w:pict>
          </mc:Fallback>
        </mc:AlternateContent>
      </w:r>
    </w:p>
    <w:p w14:paraId="554A121B" w14:textId="03E11522" w:rsidR="00FF6C60" w:rsidRPr="002E7745" w:rsidRDefault="00FF6C60" w:rsidP="00FF6C60">
      <w:pPr>
        <w:pStyle w:val="ListParagraph"/>
        <w:rPr>
          <w:color w:val="000000" w:themeColor="text1"/>
          <w:sz w:val="24"/>
          <w:szCs w:val="24"/>
        </w:rPr>
      </w:pPr>
    </w:p>
    <w:p w14:paraId="0A92F89F" w14:textId="21C00F7D" w:rsidR="00FF6C60" w:rsidRPr="002E7745" w:rsidRDefault="00FF6C60" w:rsidP="00FF6C60">
      <w:pPr>
        <w:pStyle w:val="ListParagraph"/>
        <w:rPr>
          <w:color w:val="000000" w:themeColor="text1"/>
          <w:sz w:val="24"/>
          <w:szCs w:val="24"/>
        </w:rPr>
      </w:pPr>
    </w:p>
    <w:p w14:paraId="70681C5B" w14:textId="6514B123" w:rsidR="00E032BF" w:rsidRPr="002E7745" w:rsidRDefault="00E032BF" w:rsidP="00FF6C60">
      <w:pPr>
        <w:pStyle w:val="ListParagraph"/>
        <w:rPr>
          <w:color w:val="000000" w:themeColor="text1"/>
          <w:sz w:val="24"/>
          <w:szCs w:val="24"/>
        </w:rPr>
      </w:pPr>
    </w:p>
    <w:p w14:paraId="65DC8313" w14:textId="579D574D" w:rsidR="00E032BF" w:rsidRPr="002E7745" w:rsidRDefault="00E032BF" w:rsidP="00FF6C60">
      <w:pPr>
        <w:pStyle w:val="ListParagraph"/>
        <w:rPr>
          <w:color w:val="000000" w:themeColor="text1"/>
          <w:sz w:val="24"/>
          <w:szCs w:val="24"/>
        </w:rPr>
      </w:pPr>
    </w:p>
    <w:p w14:paraId="4A2B1849" w14:textId="724F9743" w:rsidR="00E032BF" w:rsidRPr="002E7745" w:rsidRDefault="00E032BF" w:rsidP="00FF6C60">
      <w:pPr>
        <w:pStyle w:val="ListParagraph"/>
        <w:rPr>
          <w:color w:val="000000" w:themeColor="text1"/>
          <w:sz w:val="24"/>
          <w:szCs w:val="24"/>
        </w:rPr>
      </w:pPr>
    </w:p>
    <w:p w14:paraId="726AD102" w14:textId="06E13AAF" w:rsidR="00E032BF" w:rsidRDefault="00E032BF" w:rsidP="00FF6C60">
      <w:pPr>
        <w:pStyle w:val="ListParagraph"/>
        <w:rPr>
          <w:color w:val="000000" w:themeColor="text1"/>
          <w:sz w:val="24"/>
          <w:szCs w:val="24"/>
        </w:rPr>
      </w:pPr>
    </w:p>
    <w:p w14:paraId="08AD895B" w14:textId="77777777" w:rsidR="00AA1241" w:rsidRDefault="00AA1241" w:rsidP="00FF6C60">
      <w:pPr>
        <w:pStyle w:val="ListParagraph"/>
        <w:rPr>
          <w:color w:val="000000" w:themeColor="text1"/>
          <w:sz w:val="24"/>
          <w:szCs w:val="24"/>
        </w:rPr>
      </w:pPr>
    </w:p>
    <w:p w14:paraId="35CBEBC9" w14:textId="77777777" w:rsidR="002752DF" w:rsidRDefault="002752DF" w:rsidP="00FF6C60">
      <w:pPr>
        <w:pStyle w:val="ListParagraph"/>
        <w:rPr>
          <w:color w:val="000000" w:themeColor="text1"/>
          <w:sz w:val="24"/>
          <w:szCs w:val="24"/>
        </w:rPr>
      </w:pPr>
    </w:p>
    <w:p w14:paraId="765485B3" w14:textId="77777777" w:rsidR="002752DF" w:rsidRDefault="002752DF" w:rsidP="00FF6C60">
      <w:pPr>
        <w:pStyle w:val="ListParagraph"/>
        <w:rPr>
          <w:color w:val="000000" w:themeColor="text1"/>
          <w:sz w:val="24"/>
          <w:szCs w:val="24"/>
        </w:rPr>
      </w:pPr>
    </w:p>
    <w:p w14:paraId="584F5AA4" w14:textId="77777777" w:rsidR="000206D1" w:rsidRDefault="000206D1" w:rsidP="00FF6C60">
      <w:pPr>
        <w:pStyle w:val="ListParagraph"/>
        <w:rPr>
          <w:color w:val="000000" w:themeColor="text1"/>
          <w:sz w:val="24"/>
          <w:szCs w:val="24"/>
        </w:rPr>
      </w:pPr>
    </w:p>
    <w:p w14:paraId="1A8B9C0D" w14:textId="77777777" w:rsidR="000206D1" w:rsidRDefault="000206D1" w:rsidP="00FF6C60">
      <w:pPr>
        <w:pStyle w:val="ListParagraph"/>
        <w:rPr>
          <w:color w:val="000000" w:themeColor="text1"/>
          <w:sz w:val="24"/>
          <w:szCs w:val="24"/>
        </w:rPr>
      </w:pPr>
    </w:p>
    <w:p w14:paraId="6ACB7513" w14:textId="77777777" w:rsidR="000206D1" w:rsidRDefault="000206D1" w:rsidP="00FF6C60">
      <w:pPr>
        <w:pStyle w:val="ListParagraph"/>
        <w:rPr>
          <w:color w:val="000000" w:themeColor="text1"/>
          <w:sz w:val="24"/>
          <w:szCs w:val="24"/>
        </w:rPr>
      </w:pPr>
    </w:p>
    <w:p w14:paraId="22B8A01C" w14:textId="77777777" w:rsidR="000206D1" w:rsidRDefault="000206D1" w:rsidP="00FF6C60">
      <w:pPr>
        <w:pStyle w:val="ListParagraph"/>
        <w:rPr>
          <w:color w:val="000000" w:themeColor="text1"/>
          <w:sz w:val="24"/>
          <w:szCs w:val="24"/>
        </w:rPr>
      </w:pPr>
    </w:p>
    <w:p w14:paraId="68A66610" w14:textId="77777777" w:rsidR="000206D1" w:rsidRDefault="000206D1" w:rsidP="00FF6C60">
      <w:pPr>
        <w:pStyle w:val="ListParagraph"/>
        <w:rPr>
          <w:color w:val="000000" w:themeColor="text1"/>
          <w:sz w:val="24"/>
          <w:szCs w:val="24"/>
        </w:rPr>
      </w:pPr>
    </w:p>
    <w:p w14:paraId="533F9758" w14:textId="77777777" w:rsidR="000206D1" w:rsidRDefault="000206D1" w:rsidP="00FF6C60">
      <w:pPr>
        <w:pStyle w:val="ListParagraph"/>
        <w:rPr>
          <w:color w:val="000000" w:themeColor="text1"/>
          <w:sz w:val="24"/>
          <w:szCs w:val="24"/>
        </w:rPr>
      </w:pPr>
    </w:p>
    <w:p w14:paraId="4BA7309E" w14:textId="77777777" w:rsidR="000206D1" w:rsidRDefault="000206D1" w:rsidP="00FF6C60">
      <w:pPr>
        <w:pStyle w:val="ListParagraph"/>
        <w:rPr>
          <w:color w:val="000000" w:themeColor="text1"/>
          <w:sz w:val="24"/>
          <w:szCs w:val="24"/>
        </w:rPr>
      </w:pPr>
    </w:p>
    <w:p w14:paraId="092504CF" w14:textId="77777777" w:rsidR="000206D1" w:rsidRDefault="000206D1" w:rsidP="00FF6C60">
      <w:pPr>
        <w:pStyle w:val="ListParagraph"/>
        <w:rPr>
          <w:color w:val="000000" w:themeColor="text1"/>
          <w:sz w:val="24"/>
          <w:szCs w:val="24"/>
        </w:rPr>
      </w:pPr>
    </w:p>
    <w:p w14:paraId="7559DAA5" w14:textId="77777777" w:rsidR="000206D1" w:rsidRDefault="000206D1" w:rsidP="00FF6C60">
      <w:pPr>
        <w:pStyle w:val="ListParagraph"/>
        <w:rPr>
          <w:color w:val="000000" w:themeColor="text1"/>
          <w:sz w:val="24"/>
          <w:szCs w:val="24"/>
        </w:rPr>
      </w:pPr>
    </w:p>
    <w:p w14:paraId="3170D2B9" w14:textId="77777777" w:rsidR="000206D1" w:rsidRDefault="000206D1" w:rsidP="00FF6C60">
      <w:pPr>
        <w:pStyle w:val="ListParagraph"/>
        <w:rPr>
          <w:color w:val="000000" w:themeColor="text1"/>
          <w:sz w:val="24"/>
          <w:szCs w:val="24"/>
        </w:rPr>
      </w:pPr>
    </w:p>
    <w:p w14:paraId="4814D45A" w14:textId="77777777" w:rsidR="000206D1" w:rsidRDefault="000206D1" w:rsidP="00FF6C60">
      <w:pPr>
        <w:pStyle w:val="ListParagraph"/>
        <w:rPr>
          <w:color w:val="000000" w:themeColor="text1"/>
          <w:sz w:val="24"/>
          <w:szCs w:val="24"/>
        </w:rPr>
      </w:pPr>
    </w:p>
    <w:p w14:paraId="01A2A7F4" w14:textId="77777777" w:rsidR="000206D1" w:rsidRDefault="000206D1" w:rsidP="00FF6C60">
      <w:pPr>
        <w:pStyle w:val="ListParagraph"/>
        <w:rPr>
          <w:color w:val="000000" w:themeColor="text1"/>
          <w:sz w:val="24"/>
          <w:szCs w:val="24"/>
        </w:rPr>
      </w:pPr>
    </w:p>
    <w:p w14:paraId="43907DC0" w14:textId="77777777" w:rsidR="000206D1" w:rsidRDefault="000206D1" w:rsidP="00FF6C60">
      <w:pPr>
        <w:pStyle w:val="ListParagraph"/>
        <w:rPr>
          <w:color w:val="000000" w:themeColor="text1"/>
          <w:sz w:val="24"/>
          <w:szCs w:val="24"/>
        </w:rPr>
      </w:pPr>
    </w:p>
    <w:p w14:paraId="25323C87" w14:textId="77777777" w:rsidR="000206D1" w:rsidRDefault="000206D1" w:rsidP="00FF6C60">
      <w:pPr>
        <w:pStyle w:val="ListParagraph"/>
        <w:rPr>
          <w:color w:val="000000" w:themeColor="text1"/>
          <w:sz w:val="24"/>
          <w:szCs w:val="24"/>
        </w:rPr>
      </w:pPr>
    </w:p>
    <w:p w14:paraId="688A0D97" w14:textId="77777777" w:rsidR="000206D1" w:rsidRDefault="000206D1" w:rsidP="00FF6C60">
      <w:pPr>
        <w:pStyle w:val="ListParagraph"/>
        <w:rPr>
          <w:color w:val="000000" w:themeColor="text1"/>
          <w:sz w:val="24"/>
          <w:szCs w:val="24"/>
        </w:rPr>
      </w:pPr>
    </w:p>
    <w:p w14:paraId="70126F17" w14:textId="77777777" w:rsidR="000206D1" w:rsidRDefault="000206D1" w:rsidP="00FF6C60">
      <w:pPr>
        <w:pStyle w:val="ListParagraph"/>
        <w:rPr>
          <w:color w:val="000000" w:themeColor="text1"/>
          <w:sz w:val="24"/>
          <w:szCs w:val="24"/>
        </w:rPr>
      </w:pPr>
    </w:p>
    <w:p w14:paraId="49A53107" w14:textId="77777777" w:rsidR="000206D1" w:rsidRDefault="000206D1" w:rsidP="00FF6C60">
      <w:pPr>
        <w:pStyle w:val="ListParagraph"/>
        <w:rPr>
          <w:color w:val="000000" w:themeColor="text1"/>
          <w:sz w:val="24"/>
          <w:szCs w:val="24"/>
        </w:rPr>
      </w:pPr>
    </w:p>
    <w:p w14:paraId="5651E697" w14:textId="77777777" w:rsidR="000206D1" w:rsidRDefault="000206D1" w:rsidP="00FF6C60">
      <w:pPr>
        <w:pStyle w:val="ListParagraph"/>
        <w:rPr>
          <w:color w:val="000000" w:themeColor="text1"/>
          <w:sz w:val="24"/>
          <w:szCs w:val="24"/>
        </w:rPr>
      </w:pPr>
    </w:p>
    <w:p w14:paraId="15A95F27" w14:textId="77777777" w:rsidR="000206D1" w:rsidRDefault="000206D1" w:rsidP="00FF6C60">
      <w:pPr>
        <w:pStyle w:val="ListParagraph"/>
        <w:rPr>
          <w:color w:val="000000" w:themeColor="text1"/>
          <w:sz w:val="24"/>
          <w:szCs w:val="24"/>
        </w:rPr>
      </w:pPr>
    </w:p>
    <w:p w14:paraId="22296484" w14:textId="77777777" w:rsidR="000206D1" w:rsidRDefault="000206D1" w:rsidP="00FF6C60">
      <w:pPr>
        <w:pStyle w:val="ListParagraph"/>
        <w:rPr>
          <w:color w:val="000000" w:themeColor="text1"/>
          <w:sz w:val="24"/>
          <w:szCs w:val="24"/>
        </w:rPr>
      </w:pPr>
    </w:p>
    <w:p w14:paraId="4A33EA72" w14:textId="77777777" w:rsidR="000206D1" w:rsidRDefault="000206D1" w:rsidP="00FF6C60">
      <w:pPr>
        <w:pStyle w:val="ListParagraph"/>
        <w:rPr>
          <w:color w:val="000000" w:themeColor="text1"/>
          <w:sz w:val="24"/>
          <w:szCs w:val="24"/>
        </w:rPr>
      </w:pPr>
    </w:p>
    <w:p w14:paraId="12D57DB6" w14:textId="77777777" w:rsidR="000206D1" w:rsidRDefault="000206D1" w:rsidP="00FF6C60">
      <w:pPr>
        <w:pStyle w:val="ListParagraph"/>
        <w:rPr>
          <w:color w:val="000000" w:themeColor="text1"/>
          <w:sz w:val="24"/>
          <w:szCs w:val="24"/>
        </w:rPr>
      </w:pPr>
    </w:p>
    <w:p w14:paraId="128147A4" w14:textId="77777777" w:rsidR="000206D1" w:rsidRDefault="000206D1" w:rsidP="00FF6C60">
      <w:pPr>
        <w:pStyle w:val="ListParagraph"/>
        <w:rPr>
          <w:color w:val="000000" w:themeColor="text1"/>
          <w:sz w:val="24"/>
          <w:szCs w:val="24"/>
        </w:rPr>
      </w:pPr>
    </w:p>
    <w:p w14:paraId="75C12A35" w14:textId="77777777" w:rsidR="000206D1" w:rsidRDefault="000206D1" w:rsidP="00FF6C60">
      <w:pPr>
        <w:pStyle w:val="ListParagraph"/>
        <w:rPr>
          <w:color w:val="000000" w:themeColor="text1"/>
          <w:sz w:val="24"/>
          <w:szCs w:val="24"/>
        </w:rPr>
      </w:pPr>
    </w:p>
    <w:p w14:paraId="722398BB" w14:textId="77777777" w:rsidR="000206D1" w:rsidRDefault="000206D1" w:rsidP="00FF6C60">
      <w:pPr>
        <w:pStyle w:val="ListParagraph"/>
        <w:rPr>
          <w:color w:val="000000" w:themeColor="text1"/>
          <w:sz w:val="24"/>
          <w:szCs w:val="24"/>
        </w:rPr>
      </w:pPr>
    </w:p>
    <w:p w14:paraId="5BD9C41D" w14:textId="77777777" w:rsidR="000206D1" w:rsidRDefault="000206D1" w:rsidP="00FF6C60">
      <w:pPr>
        <w:pStyle w:val="ListParagraph"/>
        <w:rPr>
          <w:color w:val="000000" w:themeColor="text1"/>
          <w:sz w:val="24"/>
          <w:szCs w:val="24"/>
        </w:rPr>
      </w:pPr>
    </w:p>
    <w:p w14:paraId="2115B8C7" w14:textId="77777777" w:rsidR="000206D1" w:rsidRDefault="000206D1" w:rsidP="00FF6C60">
      <w:pPr>
        <w:pStyle w:val="ListParagraph"/>
        <w:rPr>
          <w:color w:val="000000" w:themeColor="text1"/>
          <w:sz w:val="24"/>
          <w:szCs w:val="24"/>
        </w:rPr>
      </w:pPr>
    </w:p>
    <w:p w14:paraId="15EC6CF9" w14:textId="77777777" w:rsidR="000206D1" w:rsidRDefault="000206D1" w:rsidP="00FF6C60">
      <w:pPr>
        <w:pStyle w:val="ListParagraph"/>
        <w:rPr>
          <w:color w:val="000000" w:themeColor="text1"/>
          <w:sz w:val="24"/>
          <w:szCs w:val="24"/>
        </w:rPr>
      </w:pPr>
    </w:p>
    <w:p w14:paraId="3F10A6A9" w14:textId="77777777" w:rsidR="000206D1" w:rsidRDefault="000206D1" w:rsidP="00FF6C60">
      <w:pPr>
        <w:pStyle w:val="ListParagraph"/>
        <w:rPr>
          <w:color w:val="000000" w:themeColor="text1"/>
          <w:sz w:val="24"/>
          <w:szCs w:val="24"/>
        </w:rPr>
      </w:pPr>
    </w:p>
    <w:p w14:paraId="290FC0DE" w14:textId="77777777" w:rsidR="00B44727" w:rsidRDefault="00B44727" w:rsidP="00FF6C60">
      <w:pPr>
        <w:pStyle w:val="ListParagraph"/>
        <w:rPr>
          <w:color w:val="000000" w:themeColor="text1"/>
          <w:sz w:val="24"/>
          <w:szCs w:val="24"/>
        </w:rPr>
      </w:pPr>
    </w:p>
    <w:p w14:paraId="4B006171" w14:textId="26AAFB7D" w:rsidR="000206D1" w:rsidRPr="000216D0" w:rsidRDefault="00CE76BC" w:rsidP="000216D0">
      <w:pPr>
        <w:rPr>
          <w:color w:val="000000" w:themeColor="text1"/>
          <w:sz w:val="24"/>
          <w:szCs w:val="24"/>
        </w:rPr>
      </w:pPr>
      <w:r w:rsidRPr="002E7745">
        <w:rPr>
          <w:noProof/>
          <w:lang w:eastAsia="en-US" w:bidi="ar-SA"/>
        </w:rPr>
        <w:lastRenderedPageBreak/>
        <mc:AlternateContent>
          <mc:Choice Requires="wps">
            <w:drawing>
              <wp:anchor distT="0" distB="0" distL="114300" distR="114300" simplePos="0" relativeHeight="251658250" behindDoc="0" locked="0" layoutInCell="1" allowOverlap="1" wp14:anchorId="15675754" wp14:editId="3D41AC86">
                <wp:simplePos x="0" y="0"/>
                <wp:positionH relativeFrom="margin">
                  <wp:align>left</wp:align>
                </wp:positionH>
                <wp:positionV relativeFrom="paragraph">
                  <wp:posOffset>169545</wp:posOffset>
                </wp:positionV>
                <wp:extent cx="5645150" cy="2965450"/>
                <wp:effectExtent l="0" t="0" r="12700" b="25400"/>
                <wp:wrapNone/>
                <wp:docPr id="359223468" name="Text Box 359223468"/>
                <wp:cNvGraphicFramePr/>
                <a:graphic xmlns:a="http://schemas.openxmlformats.org/drawingml/2006/main">
                  <a:graphicData uri="http://schemas.microsoft.com/office/word/2010/wordprocessingShape">
                    <wps:wsp>
                      <wps:cNvSpPr txBox="1"/>
                      <wps:spPr>
                        <a:xfrm>
                          <a:off x="0" y="0"/>
                          <a:ext cx="5645150" cy="2965450"/>
                        </a:xfrm>
                        <a:prstGeom prst="rect">
                          <a:avLst/>
                        </a:prstGeom>
                        <a:solidFill>
                          <a:sysClr val="window" lastClr="FFFFFF"/>
                        </a:solidFill>
                        <a:ln w="6350">
                          <a:solidFill>
                            <a:prstClr val="black"/>
                          </a:solidFill>
                        </a:ln>
                      </wps:spPr>
                      <wps:txbx>
                        <w:txbxContent>
                          <w:p w14:paraId="6F9E2457" w14:textId="77777777" w:rsidR="00923FC7" w:rsidRPr="005F23FD" w:rsidRDefault="00923FC7" w:rsidP="005F23FD">
                            <w:pPr>
                              <w:spacing w:after="0" w:line="240" w:lineRule="auto"/>
                              <w:rPr>
                                <w:b/>
                                <w:bCs/>
                                <w:color w:val="000000" w:themeColor="text1"/>
                                <w:sz w:val="20"/>
                              </w:rPr>
                            </w:pPr>
                          </w:p>
                          <w:p w14:paraId="2DA5090A" w14:textId="0B7D1F19" w:rsidR="00261881" w:rsidRPr="005F23FD" w:rsidRDefault="004E6F5E" w:rsidP="005F23FD">
                            <w:pPr>
                              <w:spacing w:after="0" w:line="240" w:lineRule="auto"/>
                              <w:rPr>
                                <w:b/>
                                <w:bCs/>
                                <w:color w:val="000000" w:themeColor="text1"/>
                                <w:sz w:val="20"/>
                              </w:rPr>
                            </w:pPr>
                            <w:r w:rsidRPr="005F23FD">
                              <w:rPr>
                                <w:b/>
                                <w:bCs/>
                                <w:color w:val="000000" w:themeColor="text1"/>
                                <w:sz w:val="20"/>
                              </w:rPr>
                              <w:t>4</w:t>
                            </w:r>
                            <w:r w:rsidR="00261881" w:rsidRPr="005F23FD">
                              <w:rPr>
                                <w:b/>
                                <w:bCs/>
                                <w:color w:val="000000" w:themeColor="text1"/>
                                <w:sz w:val="20"/>
                              </w:rPr>
                              <w:t>. Requirement Change &amp; Scope Creep Component</w:t>
                            </w:r>
                          </w:p>
                          <w:p w14:paraId="6209EC10" w14:textId="77777777" w:rsidR="00261881" w:rsidRPr="005F23FD" w:rsidRDefault="00261881" w:rsidP="005F23FD">
                            <w:pPr>
                              <w:spacing w:after="0" w:line="240" w:lineRule="auto"/>
                              <w:rPr>
                                <w:b/>
                                <w:bCs/>
                                <w:color w:val="000000" w:themeColor="text1"/>
                                <w:sz w:val="20"/>
                              </w:rPr>
                            </w:pPr>
                          </w:p>
                          <w:p w14:paraId="2F5880E0" w14:textId="77777777" w:rsidR="00261881" w:rsidRPr="005F23FD" w:rsidRDefault="00261881" w:rsidP="005F23FD">
                            <w:pPr>
                              <w:spacing w:after="0" w:line="240" w:lineRule="auto"/>
                              <w:rPr>
                                <w:color w:val="000000" w:themeColor="text1"/>
                                <w:sz w:val="20"/>
                              </w:rPr>
                            </w:pPr>
                            <w:r w:rsidRPr="005F23FD">
                              <w:rPr>
                                <w:b/>
                                <w:bCs/>
                                <w:color w:val="000000" w:themeColor="text1"/>
                                <w:sz w:val="20"/>
                              </w:rPr>
                              <w:t>Input:</w:t>
                            </w:r>
                            <w:r w:rsidRPr="005F23FD">
                              <w:rPr>
                                <w:color w:val="000000" w:themeColor="text1"/>
                                <w:sz w:val="20"/>
                              </w:rPr>
                              <w:t xml:space="preserve"> Change requests including description, priority, reason, requester, affected modules, and project constraints.</w:t>
                            </w:r>
                            <w:r w:rsidRPr="005F23FD">
                              <w:rPr>
                                <w:color w:val="000000" w:themeColor="text1"/>
                                <w:sz w:val="20"/>
                              </w:rPr>
                              <w:br/>
                            </w:r>
                            <w:r w:rsidRPr="005F23FD">
                              <w:rPr>
                                <w:b/>
                                <w:bCs/>
                                <w:color w:val="000000" w:themeColor="text1"/>
                                <w:sz w:val="20"/>
                              </w:rPr>
                              <w:t>Process:</w:t>
                            </w:r>
                            <w:r w:rsidRPr="005F23FD">
                              <w:rPr>
                                <w:color w:val="000000" w:themeColor="text1"/>
                                <w:sz w:val="20"/>
                              </w:rPr>
                              <w:t xml:space="preserve"> Automated impact scoring (Low/Medium/High), approval workflow routing (Approve/Reject/Needs Clarification), audit logging, and monitoring for abnormal patterns to detect scope creep.</w:t>
                            </w:r>
                            <w:r w:rsidRPr="005F23FD">
                              <w:rPr>
                                <w:color w:val="000000" w:themeColor="text1"/>
                                <w:sz w:val="20"/>
                              </w:rPr>
                              <w:br/>
                            </w:r>
                            <w:r w:rsidRPr="005F23FD">
                              <w:rPr>
                                <w:b/>
                                <w:bCs/>
                                <w:color w:val="000000" w:themeColor="text1"/>
                                <w:sz w:val="20"/>
                              </w:rPr>
                              <w:t>Output:</w:t>
                            </w:r>
                            <w:r w:rsidRPr="005F23FD">
                              <w:rPr>
                                <w:color w:val="000000" w:themeColor="text1"/>
                                <w:sz w:val="20"/>
                              </w:rPr>
                              <w:t xml:space="preserve"> Approval/rejection decisions, impact reports, change history logs, and real-time alerts for potential scope creep.</w:t>
                            </w:r>
                          </w:p>
                          <w:p w14:paraId="685C07D3" w14:textId="77777777" w:rsidR="00261881" w:rsidRPr="005F23FD" w:rsidRDefault="00261881" w:rsidP="005F23FD">
                            <w:pPr>
                              <w:spacing w:after="0"/>
                              <w:rPr>
                                <w:b/>
                                <w:bCs/>
                                <w:color w:val="000000" w:themeColor="text1"/>
                                <w:sz w:val="20"/>
                              </w:rPr>
                            </w:pPr>
                          </w:p>
                          <w:p w14:paraId="70B6D0EC" w14:textId="18F0C902" w:rsidR="00DB6BEE" w:rsidRPr="005F23FD" w:rsidRDefault="00261881" w:rsidP="005F23FD">
                            <w:pPr>
                              <w:spacing w:after="0"/>
                              <w:rPr>
                                <w:color w:val="000000" w:themeColor="text1"/>
                                <w:sz w:val="20"/>
                              </w:rPr>
                            </w:pPr>
                            <w:r w:rsidRPr="005F23FD">
                              <w:rPr>
                                <w:b/>
                                <w:bCs/>
                                <w:color w:val="000000" w:themeColor="text1"/>
                                <w:sz w:val="20"/>
                              </w:rPr>
                              <w:t>Integration</w:t>
                            </w:r>
                            <w:r w:rsidR="00AC5A07" w:rsidRPr="005F23FD">
                              <w:rPr>
                                <w:b/>
                                <w:bCs/>
                                <w:color w:val="000000" w:themeColor="text1"/>
                                <w:sz w:val="20"/>
                              </w:rPr>
                              <w:t xml:space="preserve"> </w:t>
                            </w:r>
                            <w:r w:rsidRPr="005F23FD">
                              <w:rPr>
                                <w:b/>
                                <w:bCs/>
                                <w:color w:val="000000" w:themeColor="text1"/>
                                <w:sz w:val="20"/>
                              </w:rPr>
                              <w:t>Summary:</w:t>
                            </w:r>
                            <w:r w:rsidRPr="005F23FD">
                              <w:rPr>
                                <w:color w:val="000000" w:themeColor="text1"/>
                                <w:sz w:val="20"/>
                              </w:rPr>
                              <w:br/>
                              <w:t>The system integrates documentation, change management, project planning, and intelligent monitoring into a single platform. Requirements are captured, validated, and shared clearly; changes are evaluated and controlled; tasks are aligned with requirements; and real-time monitoring provides proactive risk detection and decision support. This ensures transparency, accountability, and efficient execution across the software project lifecycle</w:t>
                            </w:r>
                          </w:p>
                          <w:p w14:paraId="03FA6510" w14:textId="77777777" w:rsidR="00CE76BC" w:rsidRPr="005F23FD" w:rsidRDefault="00CE76BC" w:rsidP="005F23FD">
                            <w:pPr>
                              <w:spacing w:after="0"/>
                              <w:rPr>
                                <w:color w:val="000000" w:themeColor="text1"/>
                                <w:sz w:val="20"/>
                              </w:rPr>
                            </w:pPr>
                          </w:p>
                          <w:p w14:paraId="0F07F5B3" w14:textId="77777777" w:rsidR="001D0316" w:rsidRPr="005F23FD" w:rsidRDefault="001D0316" w:rsidP="005F23FD">
                            <w:pPr>
                              <w:pStyle w:val="NoSpacing"/>
                              <w:rPr>
                                <w:b/>
                                <w:bCs/>
                                <w:sz w:val="20"/>
                              </w:rPr>
                            </w:pPr>
                          </w:p>
                          <w:p w14:paraId="0323F9B1" w14:textId="77777777" w:rsidR="00CE76BC" w:rsidRPr="005F23FD" w:rsidRDefault="00CE76BC" w:rsidP="005F23FD">
                            <w:pPr>
                              <w:rPr>
                                <w:i/>
                                <w:iCs/>
                                <w:color w:val="808080" w:themeColor="background1" w:themeShade="80"/>
                                <w:sz w:val="20"/>
                              </w:rPr>
                            </w:pPr>
                          </w:p>
                          <w:p w14:paraId="3462916A" w14:textId="77777777" w:rsidR="001D0316" w:rsidRPr="005F23FD" w:rsidRDefault="001D0316" w:rsidP="005F23FD">
                            <w:pPr>
                              <w:rPr>
                                <w:i/>
                                <w:iCs/>
                                <w:color w:val="808080" w:themeColor="background1" w:themeShade="80"/>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75754" id="Text Box 359223468" o:spid="_x0000_s1037" type="#_x0000_t202" style="position:absolute;margin-left:0;margin-top:13.35pt;width:444.5pt;height:233.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" fillcolor="window" strokeweight=".5pt">
                <v:textbox>
                  <w:txbxContent>
                    <w:p w14:paraId="6F9E2457" w14:textId="77777777" w:rsidR="00923FC7" w:rsidRPr="005F23FD" w:rsidRDefault="00923FC7" w:rsidP="005F23FD">
                      <w:pPr>
                        <w:spacing w:after="0" w:line="240" w:lineRule="auto"/>
                        <w:rPr>
                          <w:b/>
                          <w:bCs/>
                          <w:color w:val="000000" w:themeColor="text1"/>
                          <w:sz w:val="20"/>
                        </w:rPr>
                      </w:pPr>
                    </w:p>
                    <w:p w14:paraId="2DA5090A" w14:textId="0B7D1F19" w:rsidR="00261881" w:rsidRPr="005F23FD" w:rsidRDefault="004E6F5E" w:rsidP="005F23FD">
                      <w:pPr>
                        <w:spacing w:after="0" w:line="240" w:lineRule="auto"/>
                        <w:rPr>
                          <w:b/>
                          <w:bCs/>
                          <w:color w:val="000000" w:themeColor="text1"/>
                          <w:sz w:val="20"/>
                        </w:rPr>
                      </w:pPr>
                      <w:r w:rsidRPr="005F23FD">
                        <w:rPr>
                          <w:b/>
                          <w:bCs/>
                          <w:color w:val="000000" w:themeColor="text1"/>
                          <w:sz w:val="20"/>
                        </w:rPr>
                        <w:t>4</w:t>
                      </w:r>
                      <w:r w:rsidR="00261881" w:rsidRPr="005F23FD">
                        <w:rPr>
                          <w:b/>
                          <w:bCs/>
                          <w:color w:val="000000" w:themeColor="text1"/>
                          <w:sz w:val="20"/>
                        </w:rPr>
                        <w:t>. Requirement Change &amp; Scope Creep Component</w:t>
                      </w:r>
                    </w:p>
                    <w:p w14:paraId="6209EC10" w14:textId="77777777" w:rsidR="00261881" w:rsidRPr="005F23FD" w:rsidRDefault="00261881" w:rsidP="005F23FD">
                      <w:pPr>
                        <w:spacing w:after="0" w:line="240" w:lineRule="auto"/>
                        <w:rPr>
                          <w:b/>
                          <w:bCs/>
                          <w:color w:val="000000" w:themeColor="text1"/>
                          <w:sz w:val="20"/>
                        </w:rPr>
                      </w:pPr>
                    </w:p>
                    <w:p w14:paraId="2F5880E0" w14:textId="77777777" w:rsidR="00261881" w:rsidRPr="005F23FD" w:rsidRDefault="00261881" w:rsidP="005F23FD">
                      <w:pPr>
                        <w:spacing w:after="0" w:line="240" w:lineRule="auto"/>
                        <w:rPr>
                          <w:color w:val="000000" w:themeColor="text1"/>
                          <w:sz w:val="20"/>
                        </w:rPr>
                      </w:pPr>
                      <w:r w:rsidRPr="005F23FD">
                        <w:rPr>
                          <w:b/>
                          <w:bCs/>
                          <w:color w:val="000000" w:themeColor="text1"/>
                          <w:sz w:val="20"/>
                        </w:rPr>
                        <w:t>Input:</w:t>
                      </w:r>
                      <w:r w:rsidRPr="005F23FD">
                        <w:rPr>
                          <w:color w:val="000000" w:themeColor="text1"/>
                          <w:sz w:val="20"/>
                        </w:rPr>
                        <w:t xml:space="preserve"> Change requests including description, priority, reason, requester, affected modules, and project constraints.</w:t>
                      </w:r>
                      <w:r w:rsidRPr="005F23FD">
                        <w:rPr>
                          <w:color w:val="000000" w:themeColor="text1"/>
                          <w:sz w:val="20"/>
                        </w:rPr>
                        <w:br/>
                      </w:r>
                      <w:r w:rsidRPr="005F23FD">
                        <w:rPr>
                          <w:b/>
                          <w:bCs/>
                          <w:color w:val="000000" w:themeColor="text1"/>
                          <w:sz w:val="20"/>
                        </w:rPr>
                        <w:t>Process:</w:t>
                      </w:r>
                      <w:r w:rsidRPr="005F23FD">
                        <w:rPr>
                          <w:color w:val="000000" w:themeColor="text1"/>
                          <w:sz w:val="20"/>
                        </w:rPr>
                        <w:t xml:space="preserve"> Automated impact scoring (Low/Medium/High), approval workflow routing (Approve/Reject/Needs Clarification), audit logging, and monitoring for abnormal patterns to detect scope creep.</w:t>
                      </w:r>
                      <w:r w:rsidRPr="005F23FD">
                        <w:rPr>
                          <w:color w:val="000000" w:themeColor="text1"/>
                          <w:sz w:val="20"/>
                        </w:rPr>
                        <w:br/>
                      </w:r>
                      <w:r w:rsidRPr="005F23FD">
                        <w:rPr>
                          <w:b/>
                          <w:bCs/>
                          <w:color w:val="000000" w:themeColor="text1"/>
                          <w:sz w:val="20"/>
                        </w:rPr>
                        <w:t>Output:</w:t>
                      </w:r>
                      <w:r w:rsidRPr="005F23FD">
                        <w:rPr>
                          <w:color w:val="000000" w:themeColor="text1"/>
                          <w:sz w:val="20"/>
                        </w:rPr>
                        <w:t xml:space="preserve"> Approval/rejection decisions, impact reports, change history logs, and real-time alerts for potential scope creep.</w:t>
                      </w:r>
                    </w:p>
                    <w:p w14:paraId="685C07D3" w14:textId="77777777" w:rsidR="00261881" w:rsidRPr="005F23FD" w:rsidRDefault="00261881" w:rsidP="005F23FD">
                      <w:pPr>
                        <w:spacing w:after="0"/>
                        <w:rPr>
                          <w:b/>
                          <w:bCs/>
                          <w:color w:val="000000" w:themeColor="text1"/>
                          <w:sz w:val="20"/>
                        </w:rPr>
                      </w:pPr>
                    </w:p>
                    <w:p w14:paraId="70B6D0EC" w14:textId="18F0C902" w:rsidR="00DB6BEE" w:rsidRPr="005F23FD" w:rsidRDefault="00261881" w:rsidP="005F23FD">
                      <w:pPr>
                        <w:spacing w:after="0"/>
                        <w:rPr>
                          <w:color w:val="000000" w:themeColor="text1"/>
                          <w:sz w:val="20"/>
                        </w:rPr>
                      </w:pPr>
                      <w:r w:rsidRPr="005F23FD">
                        <w:rPr>
                          <w:b/>
                          <w:bCs/>
                          <w:color w:val="000000" w:themeColor="text1"/>
                          <w:sz w:val="20"/>
                        </w:rPr>
                        <w:t>Integration</w:t>
                      </w:r>
                      <w:r w:rsidR="00AC5A07" w:rsidRPr="005F23FD">
                        <w:rPr>
                          <w:b/>
                          <w:bCs/>
                          <w:color w:val="000000" w:themeColor="text1"/>
                          <w:sz w:val="20"/>
                        </w:rPr>
                        <w:t xml:space="preserve"> </w:t>
                      </w:r>
                      <w:r w:rsidRPr="005F23FD">
                        <w:rPr>
                          <w:b/>
                          <w:bCs/>
                          <w:color w:val="000000" w:themeColor="text1"/>
                          <w:sz w:val="20"/>
                        </w:rPr>
                        <w:t>Summary:</w:t>
                      </w:r>
                      <w:r w:rsidRPr="005F23FD">
                        <w:rPr>
                          <w:color w:val="000000" w:themeColor="text1"/>
                          <w:sz w:val="20"/>
                        </w:rPr>
                        <w:br/>
                        <w:t>The system integrates documentation, change management, project planning, and intelligent monitoring into a single platform. Requirements are captured, validated, and shared clearly; changes are evaluated and controlled; tasks are aligned with requirements; and real-time monitoring provides proactive risk detection and decision support. This ensures transparency, accountability, and efficient execution across the software project lifecycle</w:t>
                      </w:r>
                    </w:p>
                    <w:p w14:paraId="03FA6510" w14:textId="77777777" w:rsidR="00CE76BC" w:rsidRPr="005F23FD" w:rsidRDefault="00CE76BC" w:rsidP="005F23FD">
                      <w:pPr>
                        <w:spacing w:after="0"/>
                        <w:rPr>
                          <w:color w:val="000000" w:themeColor="text1"/>
                          <w:sz w:val="20"/>
                        </w:rPr>
                      </w:pPr>
                    </w:p>
                    <w:p w14:paraId="0F07F5B3" w14:textId="77777777" w:rsidR="001D0316" w:rsidRPr="005F23FD" w:rsidRDefault="001D0316" w:rsidP="005F23FD">
                      <w:pPr>
                        <w:pStyle w:val="NoSpacing"/>
                        <w:rPr>
                          <w:b/>
                          <w:bCs/>
                          <w:sz w:val="20"/>
                        </w:rPr>
                      </w:pPr>
                    </w:p>
                    <w:p w14:paraId="0323F9B1" w14:textId="77777777" w:rsidR="00CE76BC" w:rsidRPr="005F23FD" w:rsidRDefault="00CE76BC" w:rsidP="005F23FD">
                      <w:pPr>
                        <w:rPr>
                          <w:i/>
                          <w:iCs/>
                          <w:color w:val="808080" w:themeColor="background1" w:themeShade="80"/>
                          <w:sz w:val="20"/>
                        </w:rPr>
                      </w:pPr>
                    </w:p>
                    <w:p w14:paraId="3462916A" w14:textId="77777777" w:rsidR="001D0316" w:rsidRPr="005F23FD" w:rsidRDefault="001D0316" w:rsidP="005F23FD">
                      <w:pPr>
                        <w:rPr>
                          <w:i/>
                          <w:iCs/>
                          <w:color w:val="808080" w:themeColor="background1" w:themeShade="80"/>
                          <w:sz w:val="20"/>
                        </w:rPr>
                      </w:pPr>
                    </w:p>
                  </w:txbxContent>
                </v:textbox>
                <w10:wrap anchorx="margin"/>
              </v:shape>
            </w:pict>
          </mc:Fallback>
        </mc:AlternateContent>
      </w:r>
    </w:p>
    <w:p w14:paraId="10346A08" w14:textId="7F6A28C5" w:rsidR="00CE76BC" w:rsidRDefault="00CE76BC" w:rsidP="000206D1">
      <w:pPr>
        <w:rPr>
          <w:color w:val="000000" w:themeColor="text1"/>
          <w:sz w:val="24"/>
          <w:szCs w:val="24"/>
        </w:rPr>
      </w:pPr>
    </w:p>
    <w:p w14:paraId="4A761020" w14:textId="38D7CB9C" w:rsidR="00DB6BEE" w:rsidRDefault="00CE76BC" w:rsidP="000206D1">
      <w:pPr>
        <w:rPr>
          <w:color w:val="000000" w:themeColor="text1"/>
          <w:sz w:val="24"/>
          <w:szCs w:val="24"/>
        </w:rPr>
      </w:pPr>
      <w:r>
        <w:rPr>
          <w:color w:val="000000" w:themeColor="text1"/>
          <w:sz w:val="24"/>
          <w:szCs w:val="24"/>
        </w:rPr>
        <w:br w:type="page"/>
      </w:r>
      <w:r w:rsidR="00925ADA">
        <w:rPr>
          <w:color w:val="000000" w:themeColor="text1"/>
          <w:sz w:val="24"/>
          <w:szCs w:val="24"/>
        </w:rPr>
        <w:lastRenderedPageBreak/>
        <w:t xml:space="preserve"> </w:t>
      </w:r>
    </w:p>
    <w:p w14:paraId="34F7F20D" w14:textId="43F93176" w:rsidR="00B35069" w:rsidRDefault="008F49B0" w:rsidP="00E032BF">
      <w:pPr>
        <w:pStyle w:val="ListParagraph"/>
        <w:numPr>
          <w:ilvl w:val="0"/>
          <w:numId w:val="1"/>
        </w:numPr>
        <w:rPr>
          <w:color w:val="000000" w:themeColor="text1"/>
          <w:sz w:val="24"/>
          <w:szCs w:val="24"/>
        </w:rPr>
      </w:pPr>
      <w:r>
        <w:rPr>
          <w:color w:val="000000" w:themeColor="text1"/>
          <w:sz w:val="24"/>
          <w:szCs w:val="24"/>
        </w:rPr>
        <w:t xml:space="preserve">Brief overview of the availability of necessary specialized domain expertise, knowledge, and data. </w:t>
      </w:r>
      <w:r w:rsidR="00892362" w:rsidRPr="002E7745">
        <w:rPr>
          <w:color w:val="000000" w:themeColor="text1"/>
          <w:sz w:val="24"/>
          <w:szCs w:val="24"/>
        </w:rPr>
        <w:t>(</w:t>
      </w:r>
      <w:r w:rsidR="009A6B2A">
        <w:rPr>
          <w:color w:val="000000" w:themeColor="text1"/>
          <w:sz w:val="24"/>
          <w:szCs w:val="24"/>
        </w:rPr>
        <w:t>5</w:t>
      </w:r>
      <w:r w:rsidR="00892362" w:rsidRPr="002E7745">
        <w:rPr>
          <w:color w:val="000000" w:themeColor="text1"/>
          <w:sz w:val="24"/>
          <w:szCs w:val="24"/>
        </w:rPr>
        <w:t>00 words max)</w:t>
      </w:r>
    </w:p>
    <w:p w14:paraId="13D3887D" w14:textId="3FBE92E8" w:rsidR="00E71E6C" w:rsidRPr="002E7745" w:rsidRDefault="00845F29" w:rsidP="00E71E6C">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8249" behindDoc="0" locked="0" layoutInCell="1" allowOverlap="1" wp14:anchorId="612D6262" wp14:editId="716A8A33">
                <wp:simplePos x="0" y="0"/>
                <wp:positionH relativeFrom="margin">
                  <wp:align>left</wp:align>
                </wp:positionH>
                <wp:positionV relativeFrom="paragraph">
                  <wp:posOffset>57241</wp:posOffset>
                </wp:positionV>
                <wp:extent cx="5772647" cy="8332967"/>
                <wp:effectExtent l="0" t="0" r="19050" b="11430"/>
                <wp:wrapNone/>
                <wp:docPr id="495954084" name="Text Box 495954084"/>
                <wp:cNvGraphicFramePr/>
                <a:graphic xmlns:a="http://schemas.openxmlformats.org/drawingml/2006/main">
                  <a:graphicData uri="http://schemas.microsoft.com/office/word/2010/wordprocessingShape">
                    <wps:wsp>
                      <wps:cNvSpPr txBox="1"/>
                      <wps:spPr>
                        <a:xfrm>
                          <a:off x="0" y="0"/>
                          <a:ext cx="5772647" cy="8332967"/>
                        </a:xfrm>
                        <a:prstGeom prst="rect">
                          <a:avLst/>
                        </a:prstGeom>
                        <a:solidFill>
                          <a:sysClr val="window" lastClr="FFFFFF"/>
                        </a:solidFill>
                        <a:ln w="6350">
                          <a:solidFill>
                            <a:prstClr val="black"/>
                          </a:solidFill>
                        </a:ln>
                      </wps:spPr>
                      <wps:txbx>
                        <w:txbxContent>
                          <w:p w14:paraId="7CECCA92" w14:textId="77777777" w:rsidR="00D15E92" w:rsidRPr="00AC5A07" w:rsidRDefault="00D15E92" w:rsidP="00D15E92">
                            <w:pPr>
                              <w:rPr>
                                <w:b/>
                                <w:color w:val="000000" w:themeColor="text1"/>
                                <w:sz w:val="18"/>
                                <w:szCs w:val="18"/>
                              </w:rPr>
                            </w:pPr>
                            <w:r w:rsidRPr="00AC5A07">
                              <w:rPr>
                                <w:b/>
                                <w:color w:val="000000" w:themeColor="text1"/>
                                <w:sz w:val="18"/>
                                <w:szCs w:val="18"/>
                              </w:rPr>
                              <w:t>Gaining Essential Specialized Domain Expertise</w:t>
                            </w:r>
                          </w:p>
                          <w:p w14:paraId="232436CE" w14:textId="6ED0DE62" w:rsidR="00D15E92" w:rsidRPr="00AC5A07" w:rsidRDefault="00D15E92" w:rsidP="00D15E92">
                            <w:pPr>
                              <w:rPr>
                                <w:color w:val="000000" w:themeColor="text1"/>
                                <w:sz w:val="18"/>
                                <w:szCs w:val="18"/>
                              </w:rPr>
                            </w:pPr>
                            <w:r w:rsidRPr="00AC5A07">
                              <w:rPr>
                                <w:color w:val="000000" w:themeColor="text1"/>
                                <w:sz w:val="18"/>
                                <w:szCs w:val="18"/>
                              </w:rPr>
                              <w:t>Members of the project team gain essential domain expertise through a combination of structured learning and practical exposure. This includes reviewing academic literature, industry articles, and best-practice guidelines related to requirements engineering, project management, and software development processes. Team members study real-world project documentation such as requirement specifications, change request forms, and project plans to understand how requirements are handled in professional environments. Additionally, discussions with lecturers, supervisors, and industry practitioners help clarify domain-specific concepts, workflows, and common challenges. By analyzing real project scenarios and case studies, team members develop a practical understanding of how communication gaps, scope creep, and poor documentation affect software projects</w:t>
                            </w:r>
                            <w:r w:rsidR="0097080D" w:rsidRPr="00AC5A07">
                              <w:rPr>
                                <w:color w:val="000000" w:themeColor="text1"/>
                                <w:sz w:val="18"/>
                                <w:szCs w:val="18"/>
                              </w:rPr>
                              <w:t>. For the User Story Prioritization component, the team studies agile requirements engineering practices, including user story formulation and prioritization techniques such as the MoSCoW method, and reviews real-world agile backlogs to understand best practices in defining, prioritizing, and scheduling user stories</w:t>
                            </w:r>
                            <w:r w:rsidR="00557BD0" w:rsidRPr="00AC5A07">
                              <w:rPr>
                                <w:color w:val="000000" w:themeColor="text1"/>
                                <w:sz w:val="18"/>
                                <w:szCs w:val="18"/>
                              </w:rPr>
                              <w:t>. For Requirement Changes and</w:t>
                            </w:r>
                            <w:r w:rsidR="00557BD0" w:rsidRPr="00AC5A07">
                              <w:rPr>
                                <w:b/>
                                <w:color w:val="000000" w:themeColor="text1"/>
                                <w:sz w:val="18"/>
                                <w:szCs w:val="18"/>
                              </w:rPr>
                              <w:t xml:space="preserve"> </w:t>
                            </w:r>
                            <w:r w:rsidR="00557BD0" w:rsidRPr="00AC5A07">
                              <w:rPr>
                                <w:color w:val="000000" w:themeColor="text1"/>
                                <w:sz w:val="18"/>
                                <w:szCs w:val="18"/>
                              </w:rPr>
                              <w:t>Scope Creep, the team examines case studies and datasets to understand how changes are tracked, evaluated, and managed in real projects.</w:t>
                            </w:r>
                          </w:p>
                          <w:p w14:paraId="3F5748BD" w14:textId="77777777" w:rsidR="00D15E92" w:rsidRPr="00AC5A07" w:rsidRDefault="00D15E92" w:rsidP="00D15E92">
                            <w:pPr>
                              <w:rPr>
                                <w:b/>
                                <w:color w:val="000000" w:themeColor="text1"/>
                                <w:sz w:val="18"/>
                                <w:szCs w:val="18"/>
                              </w:rPr>
                            </w:pPr>
                            <w:r w:rsidRPr="00AC5A07">
                              <w:rPr>
                                <w:b/>
                                <w:color w:val="000000" w:themeColor="text1"/>
                                <w:sz w:val="18"/>
                                <w:szCs w:val="18"/>
                              </w:rPr>
                              <w:t>Gaining Technical Knowledge and Skills</w:t>
                            </w:r>
                          </w:p>
                          <w:p w14:paraId="6AEF7821" w14:textId="20C27201" w:rsidR="00557BD0" w:rsidRPr="00AC5A07" w:rsidRDefault="00D15E92" w:rsidP="00AC5A07">
                            <w:pPr>
                              <w:jc w:val="both"/>
                              <w:rPr>
                                <w:color w:val="000000" w:themeColor="text1"/>
                                <w:sz w:val="18"/>
                                <w:szCs w:val="18"/>
                              </w:rPr>
                            </w:pPr>
                            <w:r w:rsidRPr="00AC5A07">
                              <w:rPr>
                                <w:color w:val="000000" w:themeColor="text1"/>
                                <w:sz w:val="18"/>
                                <w:szCs w:val="18"/>
                              </w:rPr>
                              <w:t xml:space="preserve">The technical knowledge required for the project is acquired through hands on learning and </w:t>
                            </w:r>
                            <w:r w:rsidR="006D3F74" w:rsidRPr="00AC5A07">
                              <w:rPr>
                                <w:color w:val="000000" w:themeColor="text1"/>
                                <w:sz w:val="18"/>
                                <w:szCs w:val="18"/>
                              </w:rPr>
                              <w:t>tool-based</w:t>
                            </w:r>
                            <w:r w:rsidRPr="00AC5A07">
                              <w:rPr>
                                <w:color w:val="000000" w:themeColor="text1"/>
                                <w:sz w:val="18"/>
                                <w:szCs w:val="18"/>
                              </w:rPr>
                              <w:t xml:space="preserve"> practice. Team members strengthen their skills in areas such as system design, database management, and software development using appropriate programming languages and frameworks. Online learning platforms, official documentation, tutorials, and sample projects are used to learn technologies related to requirement management systems, project tracking tools, and basic intelligent features. Practical implementation tasks such as building prototypes, designing system architectures, and developing user interfaces allow members to apply theoretical knowledge in a real context. Regular testing, debugging, and iterative improvement help improve problem-solving skills and technical confidence</w:t>
                            </w:r>
                            <w:r w:rsidR="00FB1919" w:rsidRPr="00AC5A07">
                              <w:rPr>
                                <w:color w:val="000000" w:themeColor="text1"/>
                                <w:sz w:val="18"/>
                                <w:szCs w:val="18"/>
                              </w:rPr>
                              <w:t>. For the User Story Prioritization component, technical skills related to web application development, database management, and implementation of rule-based prioritization logic are acquired through academic coursework, online tutorials, and practical experimentation. Additional knowledge is gained in designing user interfaces to visualize prioritized user stories and implementation order effectively</w:t>
                            </w:r>
                            <w:r w:rsidR="00557BD0" w:rsidRPr="00AC5A07">
                              <w:rPr>
                                <w:color w:val="000000" w:themeColor="text1"/>
                                <w:sz w:val="18"/>
                                <w:szCs w:val="18"/>
                              </w:rPr>
                              <w:t>. For Requirement Changes, knowledge in workflow automation, database handling, alerting systems, and basic AI or rule-based classifiers is learned to assess change impact and detect potential scope creep.</w:t>
                            </w:r>
                            <w:r w:rsidR="00845F29" w:rsidRPr="00AC5A07">
                              <w:rPr>
                                <w:color w:val="000000" w:themeColor="text1"/>
                                <w:sz w:val="18"/>
                                <w:szCs w:val="18"/>
                              </w:rPr>
                              <w:t xml:space="preserve"> </w:t>
                            </w:r>
                            <w:r w:rsidR="00557BD0" w:rsidRPr="00AC5A07">
                              <w:rPr>
                                <w:color w:val="000000" w:themeColor="text1"/>
                                <w:sz w:val="18"/>
                                <w:szCs w:val="18"/>
                              </w:rPr>
                              <w:t>Practical implementation, testing, debugging, and iterative improvement reinforce technical understanding and problem-solving skills</w:t>
                            </w:r>
                          </w:p>
                          <w:p w14:paraId="26E81620" w14:textId="368DEF36" w:rsidR="00AC5A07" w:rsidRPr="00AC5A07" w:rsidRDefault="00AC5A07" w:rsidP="00AC5A07">
                            <w:pPr>
                              <w:jc w:val="both"/>
                              <w:rPr>
                                <w:b/>
                                <w:bCs/>
                                <w:color w:val="000000" w:themeColor="text1"/>
                                <w:sz w:val="18"/>
                                <w:szCs w:val="18"/>
                              </w:rPr>
                            </w:pPr>
                            <w:r w:rsidRPr="00AC5A07">
                              <w:rPr>
                                <w:b/>
                                <w:bCs/>
                                <w:color w:val="000000" w:themeColor="text1"/>
                                <w:sz w:val="18"/>
                                <w:szCs w:val="18"/>
                              </w:rPr>
                              <w:t>Data Collection for the Project</w:t>
                            </w:r>
                            <w:r w:rsidR="006E4E9E">
                              <w:rPr>
                                <w:b/>
                                <w:bCs/>
                                <w:color w:val="000000" w:themeColor="text1"/>
                                <w:sz w:val="18"/>
                                <w:szCs w:val="18"/>
                              </w:rPr>
                              <w:t>.</w:t>
                            </w:r>
                            <w:ins w:id="4" w:author="Buddhima Attanayaka" w:date="2026-01-14T11:08:00Z" w16du:dateUtc="2026-01-14T05:38:00Z">
                              <w:r w:rsidR="00A71E22">
                                <w:rPr>
                                  <w:b/>
                                  <w:bCs/>
                                  <w:color w:val="000000" w:themeColor="text1"/>
                                  <w:sz w:val="18"/>
                                  <w:szCs w:val="18"/>
                                </w:rPr>
                                <w:t xml:space="preserve"> </w:t>
                              </w:r>
                            </w:ins>
                          </w:p>
                          <w:p w14:paraId="097F56B0" w14:textId="77777777" w:rsidR="00D7056F" w:rsidRDefault="00D7056F" w:rsidP="002228D7">
                            <w:pPr>
                              <w:rPr>
                                <w:color w:val="000000" w:themeColor="text1"/>
                                <w:sz w:val="18"/>
                                <w:szCs w:val="18"/>
                              </w:rPr>
                            </w:pPr>
                            <w:r w:rsidRPr="00D7056F">
                              <w:rPr>
                                <w:color w:val="000000" w:themeColor="text1"/>
                                <w:sz w:val="18"/>
                                <w:szCs w:val="18"/>
                              </w:rPr>
                              <w:t>The data required for this project is collected using secondary and simulated sources. The data is defined and organized according to each system component to ensure clarity and proper evaluation. No sensitive, personal, or confidential real-world data is used in any component.</w:t>
                            </w:r>
                          </w:p>
                          <w:p w14:paraId="5FCB5260" w14:textId="45AC993B" w:rsidR="002228D7" w:rsidRPr="002228D7" w:rsidRDefault="002228D7" w:rsidP="002228D7">
                            <w:pPr>
                              <w:rPr>
                                <w:b/>
                                <w:bCs/>
                                <w:color w:val="000000" w:themeColor="text1"/>
                                <w:sz w:val="18"/>
                                <w:szCs w:val="16"/>
                              </w:rPr>
                            </w:pPr>
                            <w:r w:rsidRPr="002228D7">
                              <w:rPr>
                                <w:b/>
                                <w:bCs/>
                                <w:color w:val="000000" w:themeColor="text1"/>
                                <w:sz w:val="18"/>
                                <w:szCs w:val="16"/>
                              </w:rPr>
                              <w:t>1. Requirement Processing and Jira Integration Component</w:t>
                            </w:r>
                          </w:p>
                          <w:p w14:paraId="16241A20" w14:textId="77777777" w:rsidR="002228D7" w:rsidRPr="002228D7" w:rsidRDefault="002228D7" w:rsidP="002228D7">
                            <w:pPr>
                              <w:rPr>
                                <w:color w:val="000000" w:themeColor="text1"/>
                                <w:sz w:val="18"/>
                                <w:szCs w:val="16"/>
                              </w:rPr>
                            </w:pPr>
                            <w:r w:rsidRPr="002228D7">
                              <w:rPr>
                                <w:b/>
                                <w:bCs/>
                                <w:color w:val="000000" w:themeColor="text1"/>
                                <w:sz w:val="18"/>
                                <w:szCs w:val="16"/>
                              </w:rPr>
                              <w:t>Required Data</w:t>
                            </w:r>
                          </w:p>
                          <w:p w14:paraId="020AEAA9" w14:textId="77777777" w:rsidR="002228D7" w:rsidRPr="002228D7" w:rsidRDefault="002228D7" w:rsidP="002228D7">
                            <w:pPr>
                              <w:rPr>
                                <w:color w:val="000000" w:themeColor="text1"/>
                                <w:sz w:val="18"/>
                                <w:szCs w:val="16"/>
                              </w:rPr>
                            </w:pPr>
                            <w:r w:rsidRPr="002228D7">
                              <w:rPr>
                                <w:color w:val="000000" w:themeColor="text1"/>
                                <w:sz w:val="18"/>
                                <w:szCs w:val="16"/>
                              </w:rPr>
                              <w:t>To address issues related to vague stakeholder communication, lack of domain knowledge, and difficulty in translating business needs into structured Agile artifacts, the following data is required for this component:</w:t>
                            </w:r>
                          </w:p>
                          <w:p w14:paraId="77D90F3C" w14:textId="1E3FE0F9" w:rsidR="002228D7" w:rsidRPr="002228D7" w:rsidRDefault="002228D7" w:rsidP="002228D7">
                            <w:pPr>
                              <w:numPr>
                                <w:ilvl w:val="0"/>
                                <w:numId w:val="38"/>
                              </w:numPr>
                              <w:rPr>
                                <w:color w:val="000000" w:themeColor="text1"/>
                                <w:sz w:val="18"/>
                                <w:szCs w:val="16"/>
                              </w:rPr>
                            </w:pPr>
                            <w:r w:rsidRPr="002228D7">
                              <w:rPr>
                                <w:b/>
                                <w:bCs/>
                                <w:color w:val="000000" w:themeColor="text1"/>
                                <w:sz w:val="18"/>
                                <w:szCs w:val="16"/>
                              </w:rPr>
                              <w:t>Unstructured Client Requirements</w:t>
                            </w:r>
                            <w:r w:rsidRPr="002228D7">
                              <w:rPr>
                                <w:color w:val="000000" w:themeColor="text1"/>
                                <w:sz w:val="18"/>
                                <w:szCs w:val="16"/>
                              </w:rPr>
                              <w:br/>
                              <w:t>Natural-language requirement descriptions expressed in informal formats such as paragraphs, bullet points, emails, meeting notes, and high-level specifications</w:t>
                            </w:r>
                            <w:r w:rsidR="00765190">
                              <w:rPr>
                                <w:color w:val="000000" w:themeColor="text1"/>
                                <w:sz w:val="18"/>
                                <w:szCs w:val="16"/>
                              </w:rPr>
                              <w:t xml:space="preserve"> </w:t>
                            </w:r>
                            <w:r w:rsidR="00D20CD6">
                              <w:rPr>
                                <w:color w:val="000000" w:themeColor="text1"/>
                                <w:sz w:val="18"/>
                                <w:szCs w:val="16"/>
                              </w:rPr>
                              <w:t>from</w:t>
                            </w:r>
                            <w:r w:rsidR="00765190">
                              <w:rPr>
                                <w:color w:val="000000" w:themeColor="text1"/>
                                <w:sz w:val="18"/>
                                <w:szCs w:val="16"/>
                              </w:rPr>
                              <w:t xml:space="preserve"> B</w:t>
                            </w:r>
                            <w:r w:rsidR="00D20CD6">
                              <w:rPr>
                                <w:color w:val="000000" w:themeColor="text1"/>
                                <w:sz w:val="18"/>
                                <w:szCs w:val="16"/>
                              </w:rPr>
                              <w:t>A</w:t>
                            </w:r>
                            <w:r w:rsidR="00765190">
                              <w:rPr>
                                <w:color w:val="000000" w:themeColor="text1"/>
                                <w:sz w:val="18"/>
                                <w:szCs w:val="16"/>
                              </w:rPr>
                              <w:t>s or PMs</w:t>
                            </w:r>
                            <w:r w:rsidRPr="002228D7">
                              <w:rPr>
                                <w:color w:val="000000" w:themeColor="text1"/>
                                <w:sz w:val="18"/>
                                <w:szCs w:val="16"/>
                              </w:rPr>
                              <w:t>. These inputs represent how stakeholders typically communicate requirements without technical structure.</w:t>
                            </w:r>
                          </w:p>
                          <w:p w14:paraId="75BDCF43" w14:textId="0D0D0E9F" w:rsidR="00D15E92" w:rsidRPr="005F23FD" w:rsidRDefault="00D15E92" w:rsidP="00D15E92">
                            <w:pPr>
                              <w:rPr>
                                <w:color w:val="000000" w:themeColor="text1"/>
                                <w:sz w:val="18"/>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D6262" id="Text Box 495954084" o:spid="_x0000_s1038" type="#_x0000_t202" style="position:absolute;left:0;text-align:left;margin-left:0;margin-top:4.5pt;width:454.55pt;height:656.15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" fillcolor="window" strokeweight=".5pt">
                <v:textbox>
                  <w:txbxContent>
                    <w:p w14:paraId="7CECCA92" w14:textId="77777777" w:rsidR="00D15E92" w:rsidRPr="00AC5A07" w:rsidRDefault="00D15E92" w:rsidP="00D15E92">
                      <w:pPr>
                        <w:rPr>
                          <w:b/>
                          <w:color w:val="000000" w:themeColor="text1"/>
                          <w:sz w:val="18"/>
                          <w:szCs w:val="18"/>
                        </w:rPr>
                      </w:pPr>
                      <w:r w:rsidRPr="00AC5A07">
                        <w:rPr>
                          <w:b/>
                          <w:color w:val="000000" w:themeColor="text1"/>
                          <w:sz w:val="18"/>
                          <w:szCs w:val="18"/>
                        </w:rPr>
                        <w:t>Gaining Essential Specialized Domain Expertise</w:t>
                      </w:r>
                    </w:p>
                    <w:p w14:paraId="232436CE" w14:textId="6ED0DE62" w:rsidR="00D15E92" w:rsidRPr="00AC5A07" w:rsidRDefault="00D15E92" w:rsidP="00D15E92">
                      <w:pPr>
                        <w:rPr>
                          <w:color w:val="000000" w:themeColor="text1"/>
                          <w:sz w:val="18"/>
                          <w:szCs w:val="18"/>
                        </w:rPr>
                      </w:pPr>
                      <w:r w:rsidRPr="00AC5A07">
                        <w:rPr>
                          <w:color w:val="000000" w:themeColor="text1"/>
                          <w:sz w:val="18"/>
                          <w:szCs w:val="18"/>
                        </w:rPr>
                        <w:t>Members of the project team gain essential domain expertise through a combination of structured learning and practical exposure. This includes reviewing academic literature, industry articles, and best-practice guidelines related to requirements engineering, project management, and software development processes. Team members study real-world project documentation such as requirement specifications, change request forms, and project plans to understand how requirements are handled in professional environments. Additionally, discussions with lecturers, supervisors, and industry practitioners help clarify domain-specific concepts, workflows, and common challenges. By analyzing real project scenarios and case studies, team members develop a practical understanding of how communication gaps, scope creep, and poor documentation affect software projects</w:t>
                      </w:r>
                      <w:r w:rsidR="0097080D" w:rsidRPr="00AC5A07">
                        <w:rPr>
                          <w:color w:val="000000" w:themeColor="text1"/>
                          <w:sz w:val="18"/>
                          <w:szCs w:val="18"/>
                        </w:rPr>
                        <w:t>. For the User Story Prioritization component, the team studies agile requirements engineering practices, including user story formulation and prioritization techniques such as the MoSCoW method, and reviews real-world agile backlogs to understand best practices in defining, prioritizing, and scheduling user stories</w:t>
                      </w:r>
                      <w:r w:rsidR="00557BD0" w:rsidRPr="00AC5A07">
                        <w:rPr>
                          <w:color w:val="000000" w:themeColor="text1"/>
                          <w:sz w:val="18"/>
                          <w:szCs w:val="18"/>
                        </w:rPr>
                        <w:t>. For Requirement Changes and</w:t>
                      </w:r>
                      <w:r w:rsidR="00557BD0" w:rsidRPr="00AC5A07">
                        <w:rPr>
                          <w:b/>
                          <w:color w:val="000000" w:themeColor="text1"/>
                          <w:sz w:val="18"/>
                          <w:szCs w:val="18"/>
                        </w:rPr>
                        <w:t xml:space="preserve"> </w:t>
                      </w:r>
                      <w:r w:rsidR="00557BD0" w:rsidRPr="00AC5A07">
                        <w:rPr>
                          <w:color w:val="000000" w:themeColor="text1"/>
                          <w:sz w:val="18"/>
                          <w:szCs w:val="18"/>
                        </w:rPr>
                        <w:t>Scope Creep, the team examines case studies and datasets to understand how changes are tracked, evaluated, and managed in real projects.</w:t>
                      </w:r>
                    </w:p>
                    <w:p w14:paraId="3F5748BD" w14:textId="77777777" w:rsidR="00D15E92" w:rsidRPr="00AC5A07" w:rsidRDefault="00D15E92" w:rsidP="00D15E92">
                      <w:pPr>
                        <w:rPr>
                          <w:b/>
                          <w:color w:val="000000" w:themeColor="text1"/>
                          <w:sz w:val="18"/>
                          <w:szCs w:val="18"/>
                        </w:rPr>
                      </w:pPr>
                      <w:r w:rsidRPr="00AC5A07">
                        <w:rPr>
                          <w:b/>
                          <w:color w:val="000000" w:themeColor="text1"/>
                          <w:sz w:val="18"/>
                          <w:szCs w:val="18"/>
                        </w:rPr>
                        <w:t>Gaining Technical Knowledge and Skills</w:t>
                      </w:r>
                    </w:p>
                    <w:p w14:paraId="6AEF7821" w14:textId="20C27201" w:rsidR="00557BD0" w:rsidRPr="00AC5A07" w:rsidRDefault="00D15E92" w:rsidP="00AC5A07">
                      <w:pPr>
                        <w:jc w:val="both"/>
                        <w:rPr>
                          <w:color w:val="000000" w:themeColor="text1"/>
                          <w:sz w:val="18"/>
                          <w:szCs w:val="18"/>
                        </w:rPr>
                      </w:pPr>
                      <w:r w:rsidRPr="00AC5A07">
                        <w:rPr>
                          <w:color w:val="000000" w:themeColor="text1"/>
                          <w:sz w:val="18"/>
                          <w:szCs w:val="18"/>
                        </w:rPr>
                        <w:t xml:space="preserve">The technical knowledge required for the project is acquired through hands on learning and </w:t>
                      </w:r>
                      <w:r w:rsidR="006D3F74" w:rsidRPr="00AC5A07">
                        <w:rPr>
                          <w:color w:val="000000" w:themeColor="text1"/>
                          <w:sz w:val="18"/>
                          <w:szCs w:val="18"/>
                        </w:rPr>
                        <w:t>tool-based</w:t>
                      </w:r>
                      <w:r w:rsidRPr="00AC5A07">
                        <w:rPr>
                          <w:color w:val="000000" w:themeColor="text1"/>
                          <w:sz w:val="18"/>
                          <w:szCs w:val="18"/>
                        </w:rPr>
                        <w:t xml:space="preserve"> practice. Team members strengthen their skills in areas such as system design, database management, and software development using appropriate programming languages and frameworks. Online learning platforms, official documentation, tutorials, and sample projects are used to learn technologies related to requirement management systems, project tracking tools, and basic intelligent features. Practical implementation tasks such as building prototypes, designing system architectures, and developing user interfaces allow members to apply theoretical knowledge in a real context. Regular testing, debugging, and iterative improvement help improve problem-solving skills and technical confidence</w:t>
                      </w:r>
                      <w:r w:rsidR="00FB1919" w:rsidRPr="00AC5A07">
                        <w:rPr>
                          <w:color w:val="000000" w:themeColor="text1"/>
                          <w:sz w:val="18"/>
                          <w:szCs w:val="18"/>
                        </w:rPr>
                        <w:t>. For the User Story Prioritization component, technical skills related to web application development, database management, and implementation of rule-based prioritization logic are acquired through academic coursework, online tutorials, and practical experimentation. Additional knowledge is gained in designing user interfaces to visualize prioritized user stories and implementation order effectively</w:t>
                      </w:r>
                      <w:r w:rsidR="00557BD0" w:rsidRPr="00AC5A07">
                        <w:rPr>
                          <w:color w:val="000000" w:themeColor="text1"/>
                          <w:sz w:val="18"/>
                          <w:szCs w:val="18"/>
                        </w:rPr>
                        <w:t>. For Requirement Changes, knowledge in workflow automation, database handling, alerting systems, and basic AI or rule-based classifiers is learned to assess change impact and detect potential scope creep.</w:t>
                      </w:r>
                      <w:r w:rsidR="00845F29" w:rsidRPr="00AC5A07">
                        <w:rPr>
                          <w:color w:val="000000" w:themeColor="text1"/>
                          <w:sz w:val="18"/>
                          <w:szCs w:val="18"/>
                        </w:rPr>
                        <w:t xml:space="preserve"> </w:t>
                      </w:r>
                      <w:r w:rsidR="00557BD0" w:rsidRPr="00AC5A07">
                        <w:rPr>
                          <w:color w:val="000000" w:themeColor="text1"/>
                          <w:sz w:val="18"/>
                          <w:szCs w:val="18"/>
                        </w:rPr>
                        <w:t>Practical implementation, testing, debugging, and iterative improvement reinforce technical understanding and problem-solving skills</w:t>
                      </w:r>
                    </w:p>
                    <w:p w14:paraId="26E81620" w14:textId="368DEF36" w:rsidR="00AC5A07" w:rsidRPr="00AC5A07" w:rsidRDefault="00AC5A07" w:rsidP="00AC5A07">
                      <w:pPr>
                        <w:jc w:val="both"/>
                        <w:rPr>
                          <w:b/>
                          <w:bCs/>
                          <w:color w:val="000000" w:themeColor="text1"/>
                          <w:sz w:val="18"/>
                          <w:szCs w:val="18"/>
                        </w:rPr>
                      </w:pPr>
                      <w:r w:rsidRPr="00AC5A07">
                        <w:rPr>
                          <w:b/>
                          <w:bCs/>
                          <w:color w:val="000000" w:themeColor="text1"/>
                          <w:sz w:val="18"/>
                          <w:szCs w:val="18"/>
                        </w:rPr>
                        <w:t>Data Collection for the Project</w:t>
                      </w:r>
                      <w:r w:rsidR="006E4E9E">
                        <w:rPr>
                          <w:b/>
                          <w:bCs/>
                          <w:color w:val="000000" w:themeColor="text1"/>
                          <w:sz w:val="18"/>
                          <w:szCs w:val="18"/>
                        </w:rPr>
                        <w:t>.</w:t>
                      </w:r>
                      <w:ins w:id="5" w:author="Buddhima Attanayaka" w:date="2026-01-14T11:08:00Z" w16du:dateUtc="2026-01-14T05:38:00Z">
                        <w:r w:rsidR="00A71E22">
                          <w:rPr>
                            <w:b/>
                            <w:bCs/>
                            <w:color w:val="000000" w:themeColor="text1"/>
                            <w:sz w:val="18"/>
                            <w:szCs w:val="18"/>
                          </w:rPr>
                          <w:t xml:space="preserve"> </w:t>
                        </w:r>
                      </w:ins>
                    </w:p>
                    <w:p w14:paraId="097F56B0" w14:textId="77777777" w:rsidR="00D7056F" w:rsidRDefault="00D7056F" w:rsidP="002228D7">
                      <w:pPr>
                        <w:rPr>
                          <w:color w:val="000000" w:themeColor="text1"/>
                          <w:sz w:val="18"/>
                          <w:szCs w:val="18"/>
                        </w:rPr>
                      </w:pPr>
                      <w:r w:rsidRPr="00D7056F">
                        <w:rPr>
                          <w:color w:val="000000" w:themeColor="text1"/>
                          <w:sz w:val="18"/>
                          <w:szCs w:val="18"/>
                        </w:rPr>
                        <w:t>The data required for this project is collected using secondary and simulated sources. The data is defined and organized according to each system component to ensure clarity and proper evaluation. No sensitive, personal, or confidential real-world data is used in any component.</w:t>
                      </w:r>
                    </w:p>
                    <w:p w14:paraId="5FCB5260" w14:textId="45AC993B" w:rsidR="002228D7" w:rsidRPr="002228D7" w:rsidRDefault="002228D7" w:rsidP="002228D7">
                      <w:pPr>
                        <w:rPr>
                          <w:b/>
                          <w:bCs/>
                          <w:color w:val="000000" w:themeColor="text1"/>
                          <w:sz w:val="18"/>
                          <w:szCs w:val="16"/>
                        </w:rPr>
                      </w:pPr>
                      <w:r w:rsidRPr="002228D7">
                        <w:rPr>
                          <w:b/>
                          <w:bCs/>
                          <w:color w:val="000000" w:themeColor="text1"/>
                          <w:sz w:val="18"/>
                          <w:szCs w:val="16"/>
                        </w:rPr>
                        <w:t>1. Requirement Processing and Jira Integration Component</w:t>
                      </w:r>
                    </w:p>
                    <w:p w14:paraId="16241A20" w14:textId="77777777" w:rsidR="002228D7" w:rsidRPr="002228D7" w:rsidRDefault="002228D7" w:rsidP="002228D7">
                      <w:pPr>
                        <w:rPr>
                          <w:color w:val="000000" w:themeColor="text1"/>
                          <w:sz w:val="18"/>
                          <w:szCs w:val="16"/>
                        </w:rPr>
                      </w:pPr>
                      <w:r w:rsidRPr="002228D7">
                        <w:rPr>
                          <w:b/>
                          <w:bCs/>
                          <w:color w:val="000000" w:themeColor="text1"/>
                          <w:sz w:val="18"/>
                          <w:szCs w:val="16"/>
                        </w:rPr>
                        <w:t>Required Data</w:t>
                      </w:r>
                    </w:p>
                    <w:p w14:paraId="020AEAA9" w14:textId="77777777" w:rsidR="002228D7" w:rsidRPr="002228D7" w:rsidRDefault="002228D7" w:rsidP="002228D7">
                      <w:pPr>
                        <w:rPr>
                          <w:color w:val="000000" w:themeColor="text1"/>
                          <w:sz w:val="18"/>
                          <w:szCs w:val="16"/>
                        </w:rPr>
                      </w:pPr>
                      <w:r w:rsidRPr="002228D7">
                        <w:rPr>
                          <w:color w:val="000000" w:themeColor="text1"/>
                          <w:sz w:val="18"/>
                          <w:szCs w:val="16"/>
                        </w:rPr>
                        <w:t>To address issues related to vague stakeholder communication, lack of domain knowledge, and difficulty in translating business needs into structured Agile artifacts, the following data is required for this component:</w:t>
                      </w:r>
                    </w:p>
                    <w:p w14:paraId="77D90F3C" w14:textId="1E3FE0F9" w:rsidR="002228D7" w:rsidRPr="002228D7" w:rsidRDefault="002228D7" w:rsidP="002228D7">
                      <w:pPr>
                        <w:numPr>
                          <w:ilvl w:val="0"/>
                          <w:numId w:val="38"/>
                        </w:numPr>
                        <w:rPr>
                          <w:color w:val="000000" w:themeColor="text1"/>
                          <w:sz w:val="18"/>
                          <w:szCs w:val="16"/>
                        </w:rPr>
                      </w:pPr>
                      <w:r w:rsidRPr="002228D7">
                        <w:rPr>
                          <w:b/>
                          <w:bCs/>
                          <w:color w:val="000000" w:themeColor="text1"/>
                          <w:sz w:val="18"/>
                          <w:szCs w:val="16"/>
                        </w:rPr>
                        <w:t>Unstructured Client Requirements</w:t>
                      </w:r>
                      <w:r w:rsidRPr="002228D7">
                        <w:rPr>
                          <w:color w:val="000000" w:themeColor="text1"/>
                          <w:sz w:val="18"/>
                          <w:szCs w:val="16"/>
                        </w:rPr>
                        <w:br/>
                        <w:t>Natural-language requirement descriptions expressed in informal formats such as paragraphs, bullet points, emails, meeting notes, and high-level specifications</w:t>
                      </w:r>
                      <w:r w:rsidR="00765190">
                        <w:rPr>
                          <w:color w:val="000000" w:themeColor="text1"/>
                          <w:sz w:val="18"/>
                          <w:szCs w:val="16"/>
                        </w:rPr>
                        <w:t xml:space="preserve"> </w:t>
                      </w:r>
                      <w:r w:rsidR="00D20CD6">
                        <w:rPr>
                          <w:color w:val="000000" w:themeColor="text1"/>
                          <w:sz w:val="18"/>
                          <w:szCs w:val="16"/>
                        </w:rPr>
                        <w:t>from</w:t>
                      </w:r>
                      <w:r w:rsidR="00765190">
                        <w:rPr>
                          <w:color w:val="000000" w:themeColor="text1"/>
                          <w:sz w:val="18"/>
                          <w:szCs w:val="16"/>
                        </w:rPr>
                        <w:t xml:space="preserve"> B</w:t>
                      </w:r>
                      <w:r w:rsidR="00D20CD6">
                        <w:rPr>
                          <w:color w:val="000000" w:themeColor="text1"/>
                          <w:sz w:val="18"/>
                          <w:szCs w:val="16"/>
                        </w:rPr>
                        <w:t>A</w:t>
                      </w:r>
                      <w:r w:rsidR="00765190">
                        <w:rPr>
                          <w:color w:val="000000" w:themeColor="text1"/>
                          <w:sz w:val="18"/>
                          <w:szCs w:val="16"/>
                        </w:rPr>
                        <w:t>s or PMs</w:t>
                      </w:r>
                      <w:r w:rsidRPr="002228D7">
                        <w:rPr>
                          <w:color w:val="000000" w:themeColor="text1"/>
                          <w:sz w:val="18"/>
                          <w:szCs w:val="16"/>
                        </w:rPr>
                        <w:t>. These inputs represent how stakeholders typically communicate requirements without technical structure.</w:t>
                      </w:r>
                    </w:p>
                    <w:p w14:paraId="75BDCF43" w14:textId="0D0D0E9F" w:rsidR="00D15E92" w:rsidRPr="005F23FD" w:rsidRDefault="00D15E92" w:rsidP="00D15E92">
                      <w:pPr>
                        <w:rPr>
                          <w:color w:val="000000" w:themeColor="text1"/>
                          <w:sz w:val="18"/>
                          <w:szCs w:val="16"/>
                        </w:rPr>
                      </w:pPr>
                    </w:p>
                  </w:txbxContent>
                </v:textbox>
                <w10:wrap anchorx="margin"/>
              </v:shape>
            </w:pict>
          </mc:Fallback>
        </mc:AlternateContent>
      </w:r>
    </w:p>
    <w:p w14:paraId="0A195C75" w14:textId="5D1D1514" w:rsidR="00892362" w:rsidRPr="002E7745" w:rsidRDefault="00892362" w:rsidP="00892362">
      <w:pPr>
        <w:pStyle w:val="ListParagraph"/>
        <w:rPr>
          <w:color w:val="000000" w:themeColor="text1"/>
          <w:sz w:val="24"/>
          <w:szCs w:val="24"/>
        </w:rPr>
      </w:pPr>
    </w:p>
    <w:p w14:paraId="3AF92E8C" w14:textId="0C8C7240" w:rsidR="00892362" w:rsidRPr="002E7745" w:rsidRDefault="00892362" w:rsidP="00892362">
      <w:pPr>
        <w:pStyle w:val="ListParagraph"/>
        <w:rPr>
          <w:color w:val="000000" w:themeColor="text1"/>
          <w:sz w:val="24"/>
          <w:szCs w:val="24"/>
        </w:rPr>
      </w:pPr>
    </w:p>
    <w:p w14:paraId="77454F5B" w14:textId="2FA8EB95" w:rsidR="007F70CE" w:rsidRDefault="007F70CE" w:rsidP="00892362">
      <w:pPr>
        <w:pStyle w:val="ListParagraph"/>
        <w:rPr>
          <w:color w:val="000000" w:themeColor="text1"/>
          <w:sz w:val="24"/>
          <w:szCs w:val="24"/>
        </w:rPr>
      </w:pPr>
    </w:p>
    <w:p w14:paraId="2FF15860" w14:textId="2D607AB5" w:rsidR="00CE76BC" w:rsidRPr="00CE76BC" w:rsidRDefault="00CE76BC" w:rsidP="00CE76BC"/>
    <w:p w14:paraId="77786896" w14:textId="728269D8" w:rsidR="00CE76BC" w:rsidRPr="00CE76BC" w:rsidRDefault="00CE76BC" w:rsidP="00CE76BC"/>
    <w:p w14:paraId="06334FEF" w14:textId="77777777" w:rsidR="00CE76BC" w:rsidRPr="00CE76BC" w:rsidRDefault="00CE76BC" w:rsidP="00CE76BC"/>
    <w:p w14:paraId="5FF4F641" w14:textId="77777777" w:rsidR="00CE76BC" w:rsidRPr="00CE76BC" w:rsidRDefault="00CE76BC" w:rsidP="00CE76BC"/>
    <w:p w14:paraId="0B874896" w14:textId="77777777" w:rsidR="00CE76BC" w:rsidRPr="00CE76BC" w:rsidRDefault="00CE76BC" w:rsidP="00CE76BC"/>
    <w:p w14:paraId="5676CC36" w14:textId="77777777" w:rsidR="00CE76BC" w:rsidRPr="00CE76BC" w:rsidRDefault="00CE76BC" w:rsidP="00CE76BC"/>
    <w:p w14:paraId="5AC0C366" w14:textId="77777777" w:rsidR="00CE76BC" w:rsidRPr="00CE76BC" w:rsidRDefault="00CE76BC" w:rsidP="00CE76BC"/>
    <w:p w14:paraId="2F171FA0" w14:textId="77777777" w:rsidR="00CE76BC" w:rsidRPr="00CE76BC" w:rsidRDefault="00CE76BC" w:rsidP="00CE76BC"/>
    <w:p w14:paraId="17AD38E9" w14:textId="77777777" w:rsidR="00CE76BC" w:rsidRPr="00CE76BC" w:rsidRDefault="00CE76BC" w:rsidP="00CE76BC"/>
    <w:p w14:paraId="4EF9CB9F" w14:textId="77777777" w:rsidR="00CE76BC" w:rsidRPr="00CE76BC" w:rsidRDefault="00CE76BC" w:rsidP="00CE76BC"/>
    <w:p w14:paraId="4C9F908C" w14:textId="77777777" w:rsidR="00CE76BC" w:rsidRPr="00CE76BC" w:rsidRDefault="00CE76BC" w:rsidP="00CE76BC"/>
    <w:p w14:paraId="6168055F" w14:textId="77777777" w:rsidR="00CE76BC" w:rsidRPr="00CE76BC" w:rsidRDefault="00CE76BC" w:rsidP="00CE76BC"/>
    <w:p w14:paraId="7D891739" w14:textId="77777777" w:rsidR="00CE76BC" w:rsidRPr="00CE76BC" w:rsidRDefault="00CE76BC" w:rsidP="00CE76BC"/>
    <w:p w14:paraId="120085B5" w14:textId="77777777" w:rsidR="00CE76BC" w:rsidRPr="00CE76BC" w:rsidRDefault="00CE76BC" w:rsidP="00CE76BC"/>
    <w:p w14:paraId="239244EC" w14:textId="77777777" w:rsidR="00CE76BC" w:rsidRPr="00CE76BC" w:rsidRDefault="00CE76BC" w:rsidP="00CE76BC"/>
    <w:p w14:paraId="49499EAB" w14:textId="77777777" w:rsidR="00CE76BC" w:rsidRPr="00CE76BC" w:rsidRDefault="00CE76BC" w:rsidP="00CE76BC"/>
    <w:p w14:paraId="7743B321" w14:textId="77777777" w:rsidR="00CE76BC" w:rsidRPr="00CE76BC" w:rsidRDefault="00CE76BC" w:rsidP="00CE76BC"/>
    <w:p w14:paraId="42E2ABDE" w14:textId="77777777" w:rsidR="00CE76BC" w:rsidRPr="00CE76BC" w:rsidRDefault="00CE76BC" w:rsidP="00CE76BC"/>
    <w:p w14:paraId="42CB4A42" w14:textId="77777777" w:rsidR="00CE76BC" w:rsidRPr="00CE76BC" w:rsidRDefault="00CE76BC" w:rsidP="00CE76BC"/>
    <w:p w14:paraId="0E46376A" w14:textId="77777777" w:rsidR="00CE76BC" w:rsidRPr="00CE76BC" w:rsidRDefault="00CE76BC" w:rsidP="00CE76BC"/>
    <w:p w14:paraId="4729E853" w14:textId="77777777" w:rsidR="00CE76BC" w:rsidRPr="00CE76BC" w:rsidRDefault="00CE76BC" w:rsidP="00CE76BC"/>
    <w:p w14:paraId="19E96BA9" w14:textId="77777777" w:rsidR="00CE76BC" w:rsidRPr="00CE76BC" w:rsidRDefault="00CE76BC" w:rsidP="00CE76BC"/>
    <w:p w14:paraId="1D34F88D" w14:textId="77777777" w:rsidR="00CE76BC" w:rsidRPr="00CE76BC" w:rsidRDefault="00CE76BC" w:rsidP="00CE76BC"/>
    <w:p w14:paraId="2A574CEB" w14:textId="77777777" w:rsidR="00CE76BC" w:rsidRPr="00CE76BC" w:rsidRDefault="00CE76BC" w:rsidP="00CE76BC">
      <w:pPr>
        <w:sectPr w:rsidR="00CE76BC" w:rsidRPr="00CE76BC" w:rsidSect="002B64E6">
          <w:headerReference w:type="default" r:id="rId11"/>
          <w:footerReference w:type="default" r:id="rId12"/>
          <w:pgSz w:w="11906" w:h="16838" w:code="9"/>
          <w:pgMar w:top="1440" w:right="1106" w:bottom="1440" w:left="1440" w:header="720" w:footer="720" w:gutter="0"/>
          <w:cols w:space="720"/>
          <w:docGrid w:linePitch="360"/>
        </w:sectPr>
      </w:pPr>
    </w:p>
    <w:p w14:paraId="13877B10" w14:textId="4AFA9283" w:rsidR="00892362" w:rsidRDefault="00892362" w:rsidP="00892362">
      <w:pPr>
        <w:pStyle w:val="ListParagraph"/>
        <w:rPr>
          <w:color w:val="000000" w:themeColor="text1"/>
          <w:sz w:val="24"/>
          <w:szCs w:val="24"/>
        </w:rPr>
      </w:pPr>
    </w:p>
    <w:p w14:paraId="1DA2C8E9" w14:textId="6C45C099" w:rsidR="004C1D0F" w:rsidRDefault="00FF4F6E" w:rsidP="0089236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2348" behindDoc="0" locked="0" layoutInCell="1" allowOverlap="1" wp14:anchorId="6079EFDF" wp14:editId="10CFB45D">
                <wp:simplePos x="0" y="0"/>
                <wp:positionH relativeFrom="margin">
                  <wp:posOffset>510363</wp:posOffset>
                </wp:positionH>
                <wp:positionV relativeFrom="paragraph">
                  <wp:posOffset>89298</wp:posOffset>
                </wp:positionV>
                <wp:extent cx="7102549" cy="4976037"/>
                <wp:effectExtent l="0" t="0" r="22225" b="15240"/>
                <wp:wrapNone/>
                <wp:docPr id="444668747" name="Text Box 444668747"/>
                <wp:cNvGraphicFramePr/>
                <a:graphic xmlns:a="http://schemas.openxmlformats.org/drawingml/2006/main">
                  <a:graphicData uri="http://schemas.microsoft.com/office/word/2010/wordprocessingShape">
                    <wps:wsp>
                      <wps:cNvSpPr txBox="1"/>
                      <wps:spPr>
                        <a:xfrm>
                          <a:off x="0" y="0"/>
                          <a:ext cx="7102549" cy="4976037"/>
                        </a:xfrm>
                        <a:prstGeom prst="rect">
                          <a:avLst/>
                        </a:prstGeom>
                        <a:solidFill>
                          <a:sysClr val="window" lastClr="FFFFFF"/>
                        </a:solidFill>
                        <a:ln w="6350">
                          <a:solidFill>
                            <a:prstClr val="black"/>
                          </a:solidFill>
                        </a:ln>
                      </wps:spPr>
                      <wps:txbx>
                        <w:txbxContent>
                          <w:p w14:paraId="49C6E686" w14:textId="7330A868" w:rsidR="00E02D45" w:rsidRPr="00E02D45" w:rsidRDefault="002228D7" w:rsidP="00E02D45">
                            <w:pPr>
                              <w:pStyle w:val="ListParagraph"/>
                              <w:numPr>
                                <w:ilvl w:val="0"/>
                                <w:numId w:val="39"/>
                              </w:numPr>
                              <w:rPr>
                                <w:color w:val="000000" w:themeColor="text1"/>
                                <w:sz w:val="18"/>
                                <w:szCs w:val="18"/>
                              </w:rPr>
                            </w:pPr>
                            <w:r w:rsidRPr="002228D7">
                              <w:rPr>
                                <w:b/>
                                <w:bCs/>
                                <w:color w:val="000000" w:themeColor="text1"/>
                                <w:sz w:val="18"/>
                                <w:szCs w:val="18"/>
                              </w:rPr>
                              <w:t>Domain Context Information</w:t>
                            </w:r>
                            <w:r w:rsidRPr="002228D7">
                              <w:rPr>
                                <w:color w:val="000000" w:themeColor="text1"/>
                                <w:sz w:val="18"/>
                                <w:szCs w:val="18"/>
                              </w:rPr>
                              <w:br/>
                              <w:t>Background knowledge related to the application domain (e.g., business processes, common terminologies, constraints, and typical functional patterns) to support domain understanding and reduce misinterpretation during requirement analysis.</w:t>
                            </w:r>
                          </w:p>
                          <w:p w14:paraId="380D8FDE" w14:textId="5FA6E1E1" w:rsidR="00E02D45" w:rsidRPr="00E02D45" w:rsidRDefault="002228D7" w:rsidP="00E02D45">
                            <w:pPr>
                              <w:pStyle w:val="ListParagraph"/>
                              <w:numPr>
                                <w:ilvl w:val="0"/>
                                <w:numId w:val="39"/>
                              </w:numPr>
                              <w:rPr>
                                <w:color w:val="000000" w:themeColor="text1"/>
                                <w:sz w:val="18"/>
                                <w:szCs w:val="18"/>
                              </w:rPr>
                            </w:pPr>
                            <w:r w:rsidRPr="002228D7">
                              <w:rPr>
                                <w:b/>
                                <w:bCs/>
                                <w:color w:val="000000" w:themeColor="text1"/>
                                <w:sz w:val="18"/>
                                <w:szCs w:val="18"/>
                              </w:rPr>
                              <w:t>Sample Agile Artifacts</w:t>
                            </w:r>
                            <w:r w:rsidRPr="002228D7">
                              <w:rPr>
                                <w:color w:val="000000" w:themeColor="text1"/>
                                <w:sz w:val="18"/>
                                <w:szCs w:val="18"/>
                              </w:rPr>
                              <w:br/>
                              <w:t>Examples of Epics, Features, User Stories, and Acceptance Criteria used as reference structures for generating consistent and well-formed outputs.</w:t>
                            </w:r>
                          </w:p>
                          <w:p w14:paraId="733CCC8D" w14:textId="11B803C3" w:rsidR="002228D7" w:rsidRPr="002228D7" w:rsidRDefault="002228D7" w:rsidP="002228D7">
                            <w:pPr>
                              <w:pStyle w:val="ListParagraph"/>
                              <w:numPr>
                                <w:ilvl w:val="0"/>
                                <w:numId w:val="39"/>
                              </w:numPr>
                              <w:rPr>
                                <w:color w:val="000000" w:themeColor="text1"/>
                                <w:sz w:val="18"/>
                                <w:szCs w:val="18"/>
                              </w:rPr>
                            </w:pPr>
                            <w:r w:rsidRPr="002228D7">
                              <w:rPr>
                                <w:b/>
                                <w:bCs/>
                                <w:color w:val="000000" w:themeColor="text1"/>
                                <w:sz w:val="18"/>
                                <w:szCs w:val="18"/>
                              </w:rPr>
                              <w:t>Capacity and Effort Estimation References</w:t>
                            </w:r>
                            <w:r w:rsidRPr="002228D7">
                              <w:rPr>
                                <w:color w:val="000000" w:themeColor="text1"/>
                                <w:sz w:val="18"/>
                                <w:szCs w:val="18"/>
                              </w:rPr>
                              <w:br/>
                              <w:t>Basic estimation data such as relative story sizes, complexity indicators, or sample sprint capacities to support capacity estimation during artifact generation.</w:t>
                            </w:r>
                          </w:p>
                          <w:p w14:paraId="44D04913" w14:textId="36483511" w:rsidR="004C1D0F" w:rsidRPr="00495721" w:rsidRDefault="002228D7" w:rsidP="00495721">
                            <w:pPr>
                              <w:pStyle w:val="ListParagraph"/>
                              <w:numPr>
                                <w:ilvl w:val="0"/>
                                <w:numId w:val="39"/>
                              </w:numPr>
                              <w:rPr>
                                <w:color w:val="000000" w:themeColor="text1"/>
                                <w:sz w:val="18"/>
                                <w:szCs w:val="18"/>
                              </w:rPr>
                            </w:pPr>
                            <w:r w:rsidRPr="002228D7">
                              <w:rPr>
                                <w:b/>
                                <w:bCs/>
                                <w:color w:val="000000" w:themeColor="text1"/>
                                <w:sz w:val="18"/>
                                <w:szCs w:val="18"/>
                              </w:rPr>
                              <w:t>Jira Project Metadata</w:t>
                            </w:r>
                            <w:r w:rsidRPr="002228D7">
                              <w:rPr>
                                <w:color w:val="000000" w:themeColor="text1"/>
                                <w:sz w:val="18"/>
                                <w:szCs w:val="18"/>
                              </w:rPr>
                              <w:br/>
                              <w:t>Jira project configurations including project keys, issue types (Epic, Story, Task), workflows, and required fields to enable correct integration and automated artifact creation.</w:t>
                            </w:r>
                          </w:p>
                          <w:p w14:paraId="05902636" w14:textId="77777777" w:rsidR="004C1D0F" w:rsidRPr="005F23FD" w:rsidRDefault="004C1D0F" w:rsidP="004C1D0F">
                            <w:pPr>
                              <w:rPr>
                                <w:b/>
                                <w:bCs/>
                                <w:color w:val="000000" w:themeColor="text1"/>
                                <w:sz w:val="18"/>
                                <w:szCs w:val="16"/>
                              </w:rPr>
                            </w:pPr>
                            <w:r w:rsidRPr="005F23FD">
                              <w:rPr>
                                <w:b/>
                                <w:bCs/>
                                <w:color w:val="000000" w:themeColor="text1"/>
                                <w:sz w:val="18"/>
                                <w:szCs w:val="16"/>
                              </w:rPr>
                              <w:t>Ethical Clearance Considerations</w:t>
                            </w:r>
                          </w:p>
                          <w:p w14:paraId="0616A3F6" w14:textId="77777777" w:rsidR="004C1D0F" w:rsidRPr="005F23FD" w:rsidRDefault="004C1D0F" w:rsidP="004C1D0F">
                            <w:pPr>
                              <w:rPr>
                                <w:color w:val="000000" w:themeColor="text1"/>
                                <w:sz w:val="18"/>
                                <w:szCs w:val="16"/>
                              </w:rPr>
                            </w:pPr>
                            <w:r w:rsidRPr="005F23FD">
                              <w:rPr>
                                <w:color w:val="000000" w:themeColor="text1"/>
                                <w:sz w:val="18"/>
                                <w:szCs w:val="16"/>
                              </w:rPr>
                              <w:t xml:space="preserve">This project does not require formal ethical clearance because it does not involve human subjects, personal data collection, medical data, or sensitive information. The system does not perform experiments on users or collect identifiable personal data. All data used for development and testing is either simulated, publicly available, or anonymized. Ethical principles such as transparency, responsible system design, and respect for professional standards are still followed throughout the project. If user feedback is collected informally for evaluation purposes, it will be voluntary and non-identifiable, ensuring ethical integrity. </w:t>
                            </w:r>
                          </w:p>
                          <w:p w14:paraId="2D9CCCA4" w14:textId="77777777" w:rsidR="004C1D0F" w:rsidRPr="005F23FD" w:rsidRDefault="004C1D0F" w:rsidP="004C1D0F">
                            <w:pPr>
                              <w:rPr>
                                <w:color w:val="000000" w:themeColor="text1"/>
                                <w:sz w:val="18"/>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9EFDF" id="Text Box 444668747" o:spid="_x0000_s1039" type="#_x0000_t202" style="position:absolute;left:0;text-align:left;margin-left:40.2pt;margin-top:7.05pt;width:559.25pt;height:391.8pt;z-index:2516623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" fillcolor="window" strokeweight=".5pt">
                <v:textbox>
                  <w:txbxContent>
                    <w:p w14:paraId="49C6E686" w14:textId="7330A868" w:rsidR="00E02D45" w:rsidRPr="00E02D45" w:rsidRDefault="002228D7" w:rsidP="00E02D45">
                      <w:pPr>
                        <w:pStyle w:val="ListParagraph"/>
                        <w:numPr>
                          <w:ilvl w:val="0"/>
                          <w:numId w:val="39"/>
                        </w:numPr>
                        <w:rPr>
                          <w:color w:val="000000" w:themeColor="text1"/>
                          <w:sz w:val="18"/>
                          <w:szCs w:val="18"/>
                        </w:rPr>
                      </w:pPr>
                      <w:r w:rsidRPr="002228D7">
                        <w:rPr>
                          <w:b/>
                          <w:bCs/>
                          <w:color w:val="000000" w:themeColor="text1"/>
                          <w:sz w:val="18"/>
                          <w:szCs w:val="18"/>
                        </w:rPr>
                        <w:t>Domain Context Information</w:t>
                      </w:r>
                      <w:r w:rsidRPr="002228D7">
                        <w:rPr>
                          <w:color w:val="000000" w:themeColor="text1"/>
                          <w:sz w:val="18"/>
                          <w:szCs w:val="18"/>
                        </w:rPr>
                        <w:br/>
                        <w:t>Background knowledge related to the application domain (e.g., business processes, common terminologies, constraints, and typical functional patterns) to support domain understanding and reduce misinterpretation during requirement analysis.</w:t>
                      </w:r>
                    </w:p>
                    <w:p w14:paraId="380D8FDE" w14:textId="5FA6E1E1" w:rsidR="00E02D45" w:rsidRPr="00E02D45" w:rsidRDefault="002228D7" w:rsidP="00E02D45">
                      <w:pPr>
                        <w:pStyle w:val="ListParagraph"/>
                        <w:numPr>
                          <w:ilvl w:val="0"/>
                          <w:numId w:val="39"/>
                        </w:numPr>
                        <w:rPr>
                          <w:color w:val="000000" w:themeColor="text1"/>
                          <w:sz w:val="18"/>
                          <w:szCs w:val="18"/>
                        </w:rPr>
                      </w:pPr>
                      <w:r w:rsidRPr="002228D7">
                        <w:rPr>
                          <w:b/>
                          <w:bCs/>
                          <w:color w:val="000000" w:themeColor="text1"/>
                          <w:sz w:val="18"/>
                          <w:szCs w:val="18"/>
                        </w:rPr>
                        <w:t>Sample Agile Artifacts</w:t>
                      </w:r>
                      <w:r w:rsidRPr="002228D7">
                        <w:rPr>
                          <w:color w:val="000000" w:themeColor="text1"/>
                          <w:sz w:val="18"/>
                          <w:szCs w:val="18"/>
                        </w:rPr>
                        <w:br/>
                        <w:t>Examples of Epics, Features, User Stories, and Acceptance Criteria used as reference structures for generating consistent and well-formed outputs.</w:t>
                      </w:r>
                    </w:p>
                    <w:p w14:paraId="733CCC8D" w14:textId="11B803C3" w:rsidR="002228D7" w:rsidRPr="002228D7" w:rsidRDefault="002228D7" w:rsidP="002228D7">
                      <w:pPr>
                        <w:pStyle w:val="ListParagraph"/>
                        <w:numPr>
                          <w:ilvl w:val="0"/>
                          <w:numId w:val="39"/>
                        </w:numPr>
                        <w:rPr>
                          <w:color w:val="000000" w:themeColor="text1"/>
                          <w:sz w:val="18"/>
                          <w:szCs w:val="18"/>
                        </w:rPr>
                      </w:pPr>
                      <w:r w:rsidRPr="002228D7">
                        <w:rPr>
                          <w:b/>
                          <w:bCs/>
                          <w:color w:val="000000" w:themeColor="text1"/>
                          <w:sz w:val="18"/>
                          <w:szCs w:val="18"/>
                        </w:rPr>
                        <w:t>Capacity and Effort Estimation References</w:t>
                      </w:r>
                      <w:r w:rsidRPr="002228D7">
                        <w:rPr>
                          <w:color w:val="000000" w:themeColor="text1"/>
                          <w:sz w:val="18"/>
                          <w:szCs w:val="18"/>
                        </w:rPr>
                        <w:br/>
                        <w:t>Basic estimation data such as relative story sizes, complexity indicators, or sample sprint capacities to support capacity estimation during artifact generation.</w:t>
                      </w:r>
                    </w:p>
                    <w:p w14:paraId="44D04913" w14:textId="36483511" w:rsidR="004C1D0F" w:rsidRPr="00495721" w:rsidRDefault="002228D7" w:rsidP="00495721">
                      <w:pPr>
                        <w:pStyle w:val="ListParagraph"/>
                        <w:numPr>
                          <w:ilvl w:val="0"/>
                          <w:numId w:val="39"/>
                        </w:numPr>
                        <w:rPr>
                          <w:color w:val="000000" w:themeColor="text1"/>
                          <w:sz w:val="18"/>
                          <w:szCs w:val="18"/>
                        </w:rPr>
                      </w:pPr>
                      <w:r w:rsidRPr="002228D7">
                        <w:rPr>
                          <w:b/>
                          <w:bCs/>
                          <w:color w:val="000000" w:themeColor="text1"/>
                          <w:sz w:val="18"/>
                          <w:szCs w:val="18"/>
                        </w:rPr>
                        <w:t>Jira Project Metadata</w:t>
                      </w:r>
                      <w:r w:rsidRPr="002228D7">
                        <w:rPr>
                          <w:color w:val="000000" w:themeColor="text1"/>
                          <w:sz w:val="18"/>
                          <w:szCs w:val="18"/>
                        </w:rPr>
                        <w:br/>
                        <w:t>Jira project configurations including project keys, issue types (Epic, Story, Task), workflows, and required fields to enable correct integration and automated artifact creation.</w:t>
                      </w:r>
                    </w:p>
                    <w:p w14:paraId="05902636" w14:textId="77777777" w:rsidR="004C1D0F" w:rsidRPr="005F23FD" w:rsidRDefault="004C1D0F" w:rsidP="004C1D0F">
                      <w:pPr>
                        <w:rPr>
                          <w:b/>
                          <w:bCs/>
                          <w:color w:val="000000" w:themeColor="text1"/>
                          <w:sz w:val="18"/>
                          <w:szCs w:val="16"/>
                        </w:rPr>
                      </w:pPr>
                      <w:r w:rsidRPr="005F23FD">
                        <w:rPr>
                          <w:b/>
                          <w:bCs/>
                          <w:color w:val="000000" w:themeColor="text1"/>
                          <w:sz w:val="18"/>
                          <w:szCs w:val="16"/>
                        </w:rPr>
                        <w:t>Ethical Clearance Considerations</w:t>
                      </w:r>
                    </w:p>
                    <w:p w14:paraId="0616A3F6" w14:textId="77777777" w:rsidR="004C1D0F" w:rsidRPr="005F23FD" w:rsidRDefault="004C1D0F" w:rsidP="004C1D0F">
                      <w:pPr>
                        <w:rPr>
                          <w:color w:val="000000" w:themeColor="text1"/>
                          <w:sz w:val="18"/>
                          <w:szCs w:val="16"/>
                        </w:rPr>
                      </w:pPr>
                      <w:r w:rsidRPr="005F23FD">
                        <w:rPr>
                          <w:color w:val="000000" w:themeColor="text1"/>
                          <w:sz w:val="18"/>
                          <w:szCs w:val="16"/>
                        </w:rPr>
                        <w:t xml:space="preserve">This project does not require formal ethical clearance because it does not involve human subjects, personal data collection, medical data, or sensitive information. The system does not perform experiments on users or collect identifiable personal data. All data used for development and testing is either simulated, publicly available, or anonymized. Ethical principles such as transparency, responsible system design, and respect for professional standards are still followed throughout the project. If user feedback is collected informally for evaluation purposes, it will be voluntary and non-identifiable, ensuring ethical integrity. </w:t>
                      </w:r>
                    </w:p>
                    <w:p w14:paraId="2D9CCCA4" w14:textId="77777777" w:rsidR="004C1D0F" w:rsidRPr="005F23FD" w:rsidRDefault="004C1D0F" w:rsidP="004C1D0F">
                      <w:pPr>
                        <w:rPr>
                          <w:color w:val="000000" w:themeColor="text1"/>
                          <w:sz w:val="18"/>
                          <w:szCs w:val="16"/>
                        </w:rPr>
                      </w:pPr>
                    </w:p>
                  </w:txbxContent>
                </v:textbox>
                <w10:wrap anchorx="margin"/>
              </v:shape>
            </w:pict>
          </mc:Fallback>
        </mc:AlternateContent>
      </w:r>
    </w:p>
    <w:p w14:paraId="3A84BFB0" w14:textId="003DAE7E" w:rsidR="004C1D0F" w:rsidRDefault="004C1D0F" w:rsidP="00892362">
      <w:pPr>
        <w:pStyle w:val="ListParagraph"/>
        <w:rPr>
          <w:color w:val="000000" w:themeColor="text1"/>
          <w:sz w:val="24"/>
          <w:szCs w:val="24"/>
        </w:rPr>
      </w:pPr>
    </w:p>
    <w:p w14:paraId="3F680C9A" w14:textId="77777777" w:rsidR="004C1D0F" w:rsidRDefault="004C1D0F" w:rsidP="00892362">
      <w:pPr>
        <w:pStyle w:val="ListParagraph"/>
        <w:rPr>
          <w:color w:val="000000" w:themeColor="text1"/>
          <w:sz w:val="24"/>
          <w:szCs w:val="24"/>
        </w:rPr>
      </w:pPr>
    </w:p>
    <w:p w14:paraId="5B12E8C2" w14:textId="77777777" w:rsidR="004C1D0F" w:rsidRDefault="004C1D0F" w:rsidP="00892362">
      <w:pPr>
        <w:pStyle w:val="ListParagraph"/>
        <w:rPr>
          <w:color w:val="000000" w:themeColor="text1"/>
          <w:sz w:val="24"/>
          <w:szCs w:val="24"/>
        </w:rPr>
      </w:pPr>
    </w:p>
    <w:p w14:paraId="42E608CD" w14:textId="40EED387" w:rsidR="004C1D0F" w:rsidRDefault="004C1D0F" w:rsidP="00892362">
      <w:pPr>
        <w:pStyle w:val="ListParagraph"/>
        <w:rPr>
          <w:color w:val="000000" w:themeColor="text1"/>
          <w:sz w:val="24"/>
          <w:szCs w:val="24"/>
        </w:rPr>
      </w:pPr>
    </w:p>
    <w:p w14:paraId="46B802BB" w14:textId="309017CC" w:rsidR="004C1D0F" w:rsidRDefault="004C1D0F" w:rsidP="00892362">
      <w:pPr>
        <w:pStyle w:val="ListParagraph"/>
        <w:rPr>
          <w:color w:val="000000" w:themeColor="text1"/>
          <w:sz w:val="24"/>
          <w:szCs w:val="24"/>
        </w:rPr>
      </w:pPr>
    </w:p>
    <w:p w14:paraId="6872CE34" w14:textId="23655128" w:rsidR="004C1D0F" w:rsidRDefault="004C1D0F" w:rsidP="00892362">
      <w:pPr>
        <w:pStyle w:val="ListParagraph"/>
        <w:rPr>
          <w:color w:val="000000" w:themeColor="text1"/>
          <w:sz w:val="24"/>
          <w:szCs w:val="24"/>
        </w:rPr>
      </w:pPr>
    </w:p>
    <w:p w14:paraId="7A28935C" w14:textId="77777777" w:rsidR="004C1D0F" w:rsidRDefault="004C1D0F" w:rsidP="00892362">
      <w:pPr>
        <w:pStyle w:val="ListParagraph"/>
        <w:rPr>
          <w:color w:val="000000" w:themeColor="text1"/>
          <w:sz w:val="24"/>
          <w:szCs w:val="24"/>
        </w:rPr>
      </w:pPr>
    </w:p>
    <w:p w14:paraId="76499C33" w14:textId="77777777" w:rsidR="004C1D0F" w:rsidRDefault="004C1D0F" w:rsidP="00892362">
      <w:pPr>
        <w:pStyle w:val="ListParagraph"/>
        <w:rPr>
          <w:color w:val="000000" w:themeColor="text1"/>
          <w:sz w:val="24"/>
          <w:szCs w:val="24"/>
        </w:rPr>
      </w:pPr>
    </w:p>
    <w:p w14:paraId="1E1D5177" w14:textId="08D8E3BF" w:rsidR="004C1D0F" w:rsidRDefault="004C1D0F" w:rsidP="00892362">
      <w:pPr>
        <w:pStyle w:val="ListParagraph"/>
        <w:rPr>
          <w:color w:val="000000" w:themeColor="text1"/>
          <w:sz w:val="24"/>
          <w:szCs w:val="24"/>
        </w:rPr>
      </w:pPr>
    </w:p>
    <w:p w14:paraId="397FB88E" w14:textId="77777777" w:rsidR="004C1D0F" w:rsidRDefault="004C1D0F" w:rsidP="00892362">
      <w:pPr>
        <w:pStyle w:val="ListParagraph"/>
        <w:rPr>
          <w:color w:val="000000" w:themeColor="text1"/>
          <w:sz w:val="24"/>
          <w:szCs w:val="24"/>
        </w:rPr>
      </w:pPr>
    </w:p>
    <w:p w14:paraId="3BA8E8E3" w14:textId="2077F647" w:rsidR="004C1D0F" w:rsidRDefault="004C1D0F" w:rsidP="00892362">
      <w:pPr>
        <w:pStyle w:val="ListParagraph"/>
        <w:rPr>
          <w:color w:val="000000" w:themeColor="text1"/>
          <w:sz w:val="24"/>
          <w:szCs w:val="24"/>
        </w:rPr>
      </w:pPr>
    </w:p>
    <w:p w14:paraId="13440CA6" w14:textId="77777777" w:rsidR="004C1D0F" w:rsidRDefault="004C1D0F" w:rsidP="00892362">
      <w:pPr>
        <w:pStyle w:val="ListParagraph"/>
        <w:rPr>
          <w:color w:val="000000" w:themeColor="text1"/>
          <w:sz w:val="24"/>
          <w:szCs w:val="24"/>
        </w:rPr>
      </w:pPr>
    </w:p>
    <w:p w14:paraId="5E0C1065" w14:textId="77777777" w:rsidR="004C1D0F" w:rsidRDefault="004C1D0F" w:rsidP="00892362">
      <w:pPr>
        <w:pStyle w:val="ListParagraph"/>
        <w:rPr>
          <w:color w:val="000000" w:themeColor="text1"/>
          <w:sz w:val="24"/>
          <w:szCs w:val="24"/>
        </w:rPr>
      </w:pPr>
    </w:p>
    <w:p w14:paraId="4C667EC8" w14:textId="346F85B0" w:rsidR="004C1D0F" w:rsidRDefault="004C1D0F" w:rsidP="00892362">
      <w:pPr>
        <w:pStyle w:val="ListParagraph"/>
        <w:rPr>
          <w:color w:val="000000" w:themeColor="text1"/>
          <w:sz w:val="24"/>
          <w:szCs w:val="24"/>
        </w:rPr>
      </w:pPr>
    </w:p>
    <w:p w14:paraId="00F3F3CF" w14:textId="108C5A99" w:rsidR="004C1D0F" w:rsidRDefault="004C1D0F" w:rsidP="00892362">
      <w:pPr>
        <w:pStyle w:val="ListParagraph"/>
        <w:rPr>
          <w:color w:val="000000" w:themeColor="text1"/>
          <w:sz w:val="24"/>
          <w:szCs w:val="24"/>
        </w:rPr>
      </w:pPr>
    </w:p>
    <w:p w14:paraId="1EAB1D20" w14:textId="77777777" w:rsidR="004C1D0F" w:rsidRDefault="004C1D0F" w:rsidP="00892362">
      <w:pPr>
        <w:pStyle w:val="ListParagraph"/>
        <w:rPr>
          <w:color w:val="000000" w:themeColor="text1"/>
          <w:sz w:val="24"/>
          <w:szCs w:val="24"/>
        </w:rPr>
      </w:pPr>
    </w:p>
    <w:p w14:paraId="18B04506" w14:textId="77777777" w:rsidR="004C1D0F" w:rsidRDefault="004C1D0F" w:rsidP="00892362">
      <w:pPr>
        <w:pStyle w:val="ListParagraph"/>
        <w:rPr>
          <w:color w:val="000000" w:themeColor="text1"/>
          <w:sz w:val="24"/>
          <w:szCs w:val="24"/>
        </w:rPr>
      </w:pPr>
    </w:p>
    <w:p w14:paraId="7724AE1B" w14:textId="77777777" w:rsidR="004C1D0F" w:rsidRDefault="004C1D0F" w:rsidP="00892362">
      <w:pPr>
        <w:pStyle w:val="ListParagraph"/>
        <w:rPr>
          <w:color w:val="000000" w:themeColor="text1"/>
          <w:sz w:val="24"/>
          <w:szCs w:val="24"/>
        </w:rPr>
      </w:pPr>
    </w:p>
    <w:p w14:paraId="68DC2F2F" w14:textId="0CF3D0CF" w:rsidR="004C1D0F" w:rsidRDefault="004C1D0F" w:rsidP="00892362">
      <w:pPr>
        <w:pStyle w:val="ListParagraph"/>
        <w:rPr>
          <w:color w:val="000000" w:themeColor="text1"/>
          <w:sz w:val="24"/>
          <w:szCs w:val="24"/>
        </w:rPr>
      </w:pPr>
    </w:p>
    <w:p w14:paraId="5D7613E8" w14:textId="77777777" w:rsidR="004C1D0F" w:rsidRDefault="004C1D0F" w:rsidP="00892362">
      <w:pPr>
        <w:pStyle w:val="ListParagraph"/>
        <w:rPr>
          <w:color w:val="000000" w:themeColor="text1"/>
          <w:sz w:val="24"/>
          <w:szCs w:val="24"/>
        </w:rPr>
      </w:pPr>
    </w:p>
    <w:p w14:paraId="493A14AA" w14:textId="1F041355" w:rsidR="004C1D0F" w:rsidRDefault="004C1D0F" w:rsidP="00892362">
      <w:pPr>
        <w:pStyle w:val="ListParagraph"/>
        <w:rPr>
          <w:color w:val="000000" w:themeColor="text1"/>
          <w:sz w:val="24"/>
          <w:szCs w:val="24"/>
        </w:rPr>
      </w:pPr>
    </w:p>
    <w:p w14:paraId="73A5BB6A" w14:textId="77777777" w:rsidR="004C1D0F" w:rsidRDefault="004C1D0F" w:rsidP="00892362">
      <w:pPr>
        <w:pStyle w:val="ListParagraph"/>
        <w:rPr>
          <w:color w:val="000000" w:themeColor="text1"/>
          <w:sz w:val="24"/>
          <w:szCs w:val="24"/>
        </w:rPr>
      </w:pPr>
    </w:p>
    <w:p w14:paraId="6B1EE7C3" w14:textId="77777777" w:rsidR="004C1D0F" w:rsidRDefault="004C1D0F" w:rsidP="00892362">
      <w:pPr>
        <w:pStyle w:val="ListParagraph"/>
        <w:rPr>
          <w:color w:val="000000" w:themeColor="text1"/>
          <w:sz w:val="24"/>
          <w:szCs w:val="24"/>
        </w:rPr>
      </w:pPr>
    </w:p>
    <w:p w14:paraId="7D23EACC" w14:textId="77777777" w:rsidR="00D15E92" w:rsidRPr="002E7745" w:rsidRDefault="00D15E92" w:rsidP="00892362">
      <w:pPr>
        <w:pStyle w:val="ListParagraph"/>
        <w:rPr>
          <w:color w:val="000000" w:themeColor="text1"/>
          <w:sz w:val="24"/>
          <w:szCs w:val="24"/>
        </w:rPr>
      </w:pPr>
    </w:p>
    <w:p w14:paraId="7041F9A2" w14:textId="2E5215DA" w:rsidR="00B35069" w:rsidRPr="002E7745" w:rsidRDefault="00B35069" w:rsidP="005B414D">
      <w:pPr>
        <w:pStyle w:val="ListParagraph"/>
        <w:numPr>
          <w:ilvl w:val="0"/>
          <w:numId w:val="1"/>
        </w:numPr>
        <w:rPr>
          <w:color w:val="000000" w:themeColor="text1"/>
          <w:sz w:val="24"/>
          <w:szCs w:val="24"/>
        </w:rPr>
      </w:pPr>
      <w:r w:rsidRPr="002E7745">
        <w:rPr>
          <w:color w:val="000000" w:themeColor="text1"/>
          <w:sz w:val="24"/>
          <w:szCs w:val="24"/>
        </w:rPr>
        <w:t xml:space="preserve">Objectives and </w:t>
      </w:r>
      <w:r w:rsidR="00E533DB" w:rsidRPr="002E7745">
        <w:rPr>
          <w:color w:val="000000" w:themeColor="text1"/>
          <w:sz w:val="24"/>
          <w:szCs w:val="24"/>
        </w:rPr>
        <w:t>Novelty</w:t>
      </w:r>
    </w:p>
    <w:tbl>
      <w:tblPr>
        <w:tblStyle w:val="TableGrid"/>
        <w:tblW w:w="12231" w:type="dxa"/>
        <w:tblInd w:w="720" w:type="dxa"/>
        <w:tblLook w:val="04A0" w:firstRow="1" w:lastRow="0" w:firstColumn="1" w:lastColumn="0" w:noHBand="0" w:noVBand="1"/>
      </w:tblPr>
      <w:tblGrid>
        <w:gridCol w:w="1395"/>
        <w:gridCol w:w="2380"/>
        <w:gridCol w:w="6049"/>
        <w:gridCol w:w="2407"/>
      </w:tblGrid>
      <w:tr w:rsidR="002E7745" w:rsidRPr="002E7745" w14:paraId="7B45F0B7" w14:textId="77777777" w:rsidTr="011C937C">
        <w:trPr>
          <w:trHeight w:val="2123"/>
        </w:trPr>
        <w:tc>
          <w:tcPr>
            <w:tcW w:w="12231" w:type="dxa"/>
            <w:gridSpan w:val="4"/>
          </w:tcPr>
          <w:p w14:paraId="536329D1" w14:textId="1E480D2C" w:rsidR="0099786D" w:rsidRPr="00AC5A07" w:rsidRDefault="00B35069" w:rsidP="00AC5A07">
            <w:pPr>
              <w:pStyle w:val="ListParagraph"/>
              <w:ind w:left="0"/>
              <w:jc w:val="both"/>
              <w:rPr>
                <w:color w:val="000000" w:themeColor="text1"/>
                <w:sz w:val="18"/>
                <w:szCs w:val="18"/>
              </w:rPr>
            </w:pPr>
            <w:bookmarkStart w:id="6" w:name="_Hlk125043866"/>
            <w:r w:rsidRPr="00AC5A07">
              <w:rPr>
                <w:color w:val="000000" w:themeColor="text1"/>
                <w:sz w:val="18"/>
                <w:szCs w:val="18"/>
              </w:rPr>
              <w:t>Main Objective</w:t>
            </w:r>
          </w:p>
          <w:p w14:paraId="22C86D2E" w14:textId="77777777" w:rsidR="0099786D" w:rsidRPr="00AC5A07" w:rsidRDefault="0099786D" w:rsidP="00AC5A07">
            <w:pPr>
              <w:pStyle w:val="ListParagraph"/>
              <w:ind w:left="0"/>
              <w:jc w:val="both"/>
              <w:rPr>
                <w:color w:val="000000" w:themeColor="text1"/>
                <w:sz w:val="18"/>
                <w:szCs w:val="18"/>
              </w:rPr>
            </w:pPr>
          </w:p>
          <w:p w14:paraId="57D0AB3C" w14:textId="1D31642F" w:rsidR="00892362" w:rsidRPr="00175703" w:rsidRDefault="0099786D" w:rsidP="00AC5A07">
            <w:pPr>
              <w:pStyle w:val="ListParagraph"/>
              <w:ind w:left="0"/>
              <w:jc w:val="both"/>
              <w:rPr>
                <w:i/>
                <w:iCs/>
                <w:color w:val="000000" w:themeColor="text1"/>
                <w:sz w:val="24"/>
                <w:szCs w:val="24"/>
              </w:rPr>
            </w:pPr>
            <w:r w:rsidRPr="00AC5A07">
              <w:rPr>
                <w:color w:val="000000" w:themeColor="text1"/>
                <w:sz w:val="18"/>
                <w:szCs w:val="18"/>
              </w:rPr>
              <w:t>This research project aims to design and develop an intelligent, requirement-driven system that improves requirement understanding, documentation, project planning, and change management in software projects. The study focuses on reducing miscommunication, rework, and scope creep by integrating automated requirement analysis with project management support. Ultimately, the research seeks to enhance software project efficiency, transparency, and decision-making.</w:t>
            </w:r>
          </w:p>
        </w:tc>
      </w:tr>
      <w:tr w:rsidR="00073AD8" w:rsidRPr="00AC5A07" w14:paraId="0FCE683F" w14:textId="77777777" w:rsidTr="011C937C">
        <w:trPr>
          <w:trHeight w:val="1048"/>
        </w:trPr>
        <w:tc>
          <w:tcPr>
            <w:tcW w:w="1395" w:type="dxa"/>
          </w:tcPr>
          <w:p w14:paraId="4530871A" w14:textId="53781F68" w:rsidR="00B35069" w:rsidRPr="006E4E9E" w:rsidRDefault="00B35069" w:rsidP="00AC5A07">
            <w:pPr>
              <w:pStyle w:val="ListParagraph"/>
              <w:ind w:left="0"/>
              <w:rPr>
                <w:color w:val="000000" w:themeColor="text1"/>
                <w:sz w:val="20"/>
              </w:rPr>
            </w:pPr>
            <w:r w:rsidRPr="006E4E9E">
              <w:rPr>
                <w:color w:val="000000" w:themeColor="text1"/>
                <w:sz w:val="20"/>
              </w:rPr>
              <w:t>Member Name</w:t>
            </w:r>
            <w:r w:rsidR="008E17DD" w:rsidRPr="006E4E9E">
              <w:rPr>
                <w:color w:val="000000" w:themeColor="text1"/>
                <w:sz w:val="20"/>
              </w:rPr>
              <w:t xml:space="preserve"> with Registration No</w:t>
            </w:r>
          </w:p>
        </w:tc>
        <w:tc>
          <w:tcPr>
            <w:tcW w:w="2380" w:type="dxa"/>
          </w:tcPr>
          <w:p w14:paraId="71BBDC90" w14:textId="7E1EC68D" w:rsidR="00B35069" w:rsidRPr="006E4E9E" w:rsidRDefault="00B35069" w:rsidP="00AC5A07">
            <w:pPr>
              <w:pStyle w:val="ListParagraph"/>
              <w:ind w:left="0"/>
              <w:rPr>
                <w:color w:val="000000" w:themeColor="text1"/>
                <w:sz w:val="20"/>
              </w:rPr>
            </w:pPr>
            <w:r w:rsidRPr="006E4E9E">
              <w:rPr>
                <w:color w:val="000000" w:themeColor="text1"/>
                <w:sz w:val="20"/>
              </w:rPr>
              <w:t>Sub Objective</w:t>
            </w:r>
            <w:ins w:id="7" w:author="Buddhima Attanayaka" w:date="2026-01-14T11:09:00Z" w16du:dateUtc="2026-01-14T05:39:00Z">
              <w:r w:rsidR="00A71E22" w:rsidRPr="006E4E9E">
                <w:rPr>
                  <w:color w:val="000000" w:themeColor="text1"/>
                  <w:sz w:val="20"/>
                </w:rPr>
                <w:t xml:space="preserve"> </w:t>
              </w:r>
            </w:ins>
          </w:p>
        </w:tc>
        <w:tc>
          <w:tcPr>
            <w:tcW w:w="6049" w:type="dxa"/>
          </w:tcPr>
          <w:p w14:paraId="4F0984A3" w14:textId="36A62A91" w:rsidR="00B35069" w:rsidRPr="006E4E9E" w:rsidRDefault="00B35069" w:rsidP="00AC5A07">
            <w:pPr>
              <w:pStyle w:val="ListParagraph"/>
              <w:ind w:left="0"/>
              <w:rPr>
                <w:color w:val="000000" w:themeColor="text1"/>
                <w:sz w:val="20"/>
              </w:rPr>
            </w:pPr>
            <w:r w:rsidRPr="006E4E9E">
              <w:rPr>
                <w:color w:val="000000" w:themeColor="text1"/>
                <w:sz w:val="20"/>
              </w:rPr>
              <w:t>Task</w:t>
            </w:r>
            <w:r w:rsidR="00892362" w:rsidRPr="006E4E9E">
              <w:rPr>
                <w:color w:val="000000" w:themeColor="text1"/>
                <w:sz w:val="20"/>
              </w:rPr>
              <w:t>s</w:t>
            </w:r>
          </w:p>
        </w:tc>
        <w:tc>
          <w:tcPr>
            <w:tcW w:w="2407" w:type="dxa"/>
          </w:tcPr>
          <w:p w14:paraId="3B3232AA" w14:textId="3B1D3AC4" w:rsidR="00B35069" w:rsidRPr="006E4E9E" w:rsidRDefault="00B35069" w:rsidP="00AC5A07">
            <w:pPr>
              <w:pStyle w:val="ListParagraph"/>
              <w:ind w:left="0"/>
              <w:rPr>
                <w:color w:val="000000" w:themeColor="text1"/>
                <w:sz w:val="20"/>
              </w:rPr>
            </w:pPr>
            <w:r w:rsidRPr="006E4E9E">
              <w:rPr>
                <w:color w:val="000000" w:themeColor="text1"/>
                <w:sz w:val="20"/>
              </w:rPr>
              <w:t>Novelty</w:t>
            </w:r>
          </w:p>
        </w:tc>
      </w:tr>
      <w:tr w:rsidR="00073AD8" w:rsidRPr="00AC5A07" w14:paraId="3E50C09C" w14:textId="77777777" w:rsidTr="011C937C">
        <w:trPr>
          <w:trHeight w:val="1048"/>
        </w:trPr>
        <w:tc>
          <w:tcPr>
            <w:tcW w:w="1395" w:type="dxa"/>
          </w:tcPr>
          <w:p w14:paraId="44DE70ED" w14:textId="65C753D7" w:rsidR="00CD2810" w:rsidRPr="00AC5A07" w:rsidRDefault="00CD2810" w:rsidP="00AC5A07">
            <w:pPr>
              <w:pStyle w:val="ListParagraph"/>
              <w:ind w:left="0"/>
              <w:rPr>
                <w:color w:val="000000" w:themeColor="text1"/>
                <w:sz w:val="18"/>
                <w:szCs w:val="18"/>
              </w:rPr>
            </w:pPr>
            <w:bookmarkStart w:id="8" w:name="_Hlk219204916"/>
            <w:r w:rsidRPr="00AC5A07">
              <w:rPr>
                <w:color w:val="000000" w:themeColor="text1"/>
                <w:sz w:val="18"/>
                <w:szCs w:val="18"/>
              </w:rPr>
              <w:t>IT22214652</w:t>
            </w:r>
          </w:p>
        </w:tc>
        <w:tc>
          <w:tcPr>
            <w:tcW w:w="2380" w:type="dxa"/>
          </w:tcPr>
          <w:p w14:paraId="249F003A" w14:textId="06D29127" w:rsidR="00CD2810" w:rsidRPr="00AC5A07" w:rsidRDefault="00A7461E" w:rsidP="00AC5A07">
            <w:pPr>
              <w:pStyle w:val="ListParagraph"/>
              <w:ind w:left="0"/>
              <w:rPr>
                <w:color w:val="000000" w:themeColor="text1"/>
                <w:sz w:val="18"/>
                <w:szCs w:val="18"/>
              </w:rPr>
            </w:pPr>
            <w:r w:rsidRPr="00A7461E">
              <w:rPr>
                <w:sz w:val="18"/>
                <w:szCs w:val="18"/>
              </w:rPr>
              <w:t>To implement an AI-driven requirement processing module that automatically interprets unstructured client requirements, detects ambiguities and inconsistencies, augments domain knowledge, and generates structured Agile artifacts (Epics, Features, User Stories, and Acceptance Criteria), ensuring improved clarity, traceability, and actionable outputs for software project planning.</w:t>
            </w:r>
          </w:p>
        </w:tc>
        <w:tc>
          <w:tcPr>
            <w:tcW w:w="6049" w:type="dxa"/>
          </w:tcPr>
          <w:p w14:paraId="1388FB77" w14:textId="7D22C24E" w:rsidR="00073AD8" w:rsidRDefault="00073AD8" w:rsidP="00AC5A07">
            <w:pPr>
              <w:pStyle w:val="ListParagraph"/>
              <w:numPr>
                <w:ilvl w:val="0"/>
                <w:numId w:val="31"/>
              </w:numPr>
              <w:rPr>
                <w:color w:val="000000" w:themeColor="text1"/>
                <w:sz w:val="18"/>
                <w:szCs w:val="18"/>
              </w:rPr>
            </w:pPr>
            <w:r w:rsidRPr="00AC5A07">
              <w:rPr>
                <w:color w:val="000000" w:themeColor="text1"/>
                <w:sz w:val="18"/>
                <w:szCs w:val="18"/>
              </w:rPr>
              <w:t>Collect and preprocess unstructured client requirements.</w:t>
            </w:r>
          </w:p>
          <w:p w14:paraId="150FA27F" w14:textId="77777777" w:rsidR="008C3B6E" w:rsidRPr="00AC5A07" w:rsidRDefault="008C3B6E" w:rsidP="008C3B6E">
            <w:pPr>
              <w:pStyle w:val="ListParagraph"/>
              <w:rPr>
                <w:color w:val="000000" w:themeColor="text1"/>
                <w:sz w:val="18"/>
                <w:szCs w:val="18"/>
              </w:rPr>
            </w:pPr>
          </w:p>
          <w:p w14:paraId="0923BFE1" w14:textId="545C9742" w:rsidR="00073AD8" w:rsidRDefault="00073AD8" w:rsidP="00AC5A07">
            <w:pPr>
              <w:pStyle w:val="ListParagraph"/>
              <w:numPr>
                <w:ilvl w:val="0"/>
                <w:numId w:val="31"/>
              </w:numPr>
              <w:rPr>
                <w:color w:val="000000" w:themeColor="text1"/>
                <w:sz w:val="18"/>
                <w:szCs w:val="18"/>
              </w:rPr>
            </w:pPr>
            <w:r w:rsidRPr="00AC5A07">
              <w:rPr>
                <w:color w:val="000000" w:themeColor="text1"/>
                <w:sz w:val="18"/>
                <w:szCs w:val="18"/>
              </w:rPr>
              <w:t>Interpret requirements using NLP to detect ambiguities and extract functional elements.</w:t>
            </w:r>
          </w:p>
          <w:p w14:paraId="1F390398" w14:textId="77777777" w:rsidR="008C3B6E" w:rsidRPr="008C3B6E" w:rsidRDefault="008C3B6E" w:rsidP="008C3B6E">
            <w:pPr>
              <w:rPr>
                <w:color w:val="000000" w:themeColor="text1"/>
                <w:sz w:val="18"/>
                <w:szCs w:val="18"/>
              </w:rPr>
            </w:pPr>
          </w:p>
          <w:p w14:paraId="3B84D555" w14:textId="4A1C35CB" w:rsidR="00073AD8" w:rsidRDefault="00073AD8" w:rsidP="00AC5A07">
            <w:pPr>
              <w:pStyle w:val="ListParagraph"/>
              <w:numPr>
                <w:ilvl w:val="0"/>
                <w:numId w:val="31"/>
              </w:numPr>
              <w:rPr>
                <w:color w:val="000000" w:themeColor="text1"/>
                <w:sz w:val="18"/>
                <w:szCs w:val="18"/>
              </w:rPr>
            </w:pPr>
            <w:r w:rsidRPr="00AC5A07">
              <w:rPr>
                <w:color w:val="000000" w:themeColor="text1"/>
                <w:sz w:val="18"/>
                <w:szCs w:val="18"/>
              </w:rPr>
              <w:t>Augment understanding with domain-specific knowledge.</w:t>
            </w:r>
          </w:p>
          <w:p w14:paraId="73CFC89D" w14:textId="77777777" w:rsidR="008C3B6E" w:rsidRPr="008C3B6E" w:rsidRDefault="008C3B6E" w:rsidP="008C3B6E">
            <w:pPr>
              <w:rPr>
                <w:color w:val="000000" w:themeColor="text1"/>
                <w:sz w:val="18"/>
                <w:szCs w:val="18"/>
              </w:rPr>
            </w:pPr>
          </w:p>
          <w:p w14:paraId="71F8F95D" w14:textId="06C423AE" w:rsidR="00073AD8" w:rsidRDefault="00073AD8" w:rsidP="00AC5A07">
            <w:pPr>
              <w:pStyle w:val="ListParagraph"/>
              <w:numPr>
                <w:ilvl w:val="0"/>
                <w:numId w:val="31"/>
              </w:numPr>
              <w:rPr>
                <w:color w:val="000000" w:themeColor="text1"/>
                <w:sz w:val="18"/>
                <w:szCs w:val="18"/>
              </w:rPr>
            </w:pPr>
            <w:r w:rsidRPr="00AC5A07">
              <w:rPr>
                <w:color w:val="000000" w:themeColor="text1"/>
                <w:sz w:val="18"/>
                <w:szCs w:val="18"/>
              </w:rPr>
              <w:t>Generate Epics, Features, User Stories, and Acceptance Criteria.</w:t>
            </w:r>
          </w:p>
          <w:p w14:paraId="551D1FED" w14:textId="77777777" w:rsidR="008C3B6E" w:rsidRPr="008C3B6E" w:rsidRDefault="008C3B6E" w:rsidP="008C3B6E">
            <w:pPr>
              <w:rPr>
                <w:color w:val="000000" w:themeColor="text1"/>
                <w:sz w:val="18"/>
                <w:szCs w:val="18"/>
              </w:rPr>
            </w:pPr>
          </w:p>
          <w:p w14:paraId="77835CAB" w14:textId="4AD754BA" w:rsidR="00073AD8" w:rsidRDefault="00073AD8" w:rsidP="00AC5A07">
            <w:pPr>
              <w:pStyle w:val="ListParagraph"/>
              <w:numPr>
                <w:ilvl w:val="0"/>
                <w:numId w:val="31"/>
              </w:numPr>
              <w:rPr>
                <w:color w:val="000000" w:themeColor="text1"/>
                <w:sz w:val="18"/>
                <w:szCs w:val="18"/>
              </w:rPr>
            </w:pPr>
            <w:r w:rsidRPr="00AC5A07">
              <w:rPr>
                <w:color w:val="000000" w:themeColor="text1"/>
                <w:sz w:val="18"/>
                <w:szCs w:val="18"/>
              </w:rPr>
              <w:t>Estimate development capacity for sprint planning.</w:t>
            </w:r>
          </w:p>
          <w:p w14:paraId="09D3C2AF" w14:textId="77777777" w:rsidR="008C3B6E" w:rsidRPr="008C3B6E" w:rsidRDefault="008C3B6E" w:rsidP="008C3B6E">
            <w:pPr>
              <w:rPr>
                <w:color w:val="000000" w:themeColor="text1"/>
                <w:sz w:val="18"/>
                <w:szCs w:val="18"/>
              </w:rPr>
            </w:pPr>
          </w:p>
          <w:p w14:paraId="0586FDF1" w14:textId="55C73A14" w:rsidR="00073AD8" w:rsidRPr="00AC5A07" w:rsidRDefault="00073AD8" w:rsidP="00AC5A07">
            <w:pPr>
              <w:pStyle w:val="ListParagraph"/>
              <w:numPr>
                <w:ilvl w:val="0"/>
                <w:numId w:val="31"/>
              </w:numPr>
              <w:rPr>
                <w:color w:val="000000" w:themeColor="text1"/>
                <w:sz w:val="18"/>
                <w:szCs w:val="18"/>
              </w:rPr>
            </w:pPr>
            <w:r w:rsidRPr="00AC5A07">
              <w:rPr>
                <w:color w:val="000000" w:themeColor="text1"/>
                <w:sz w:val="18"/>
                <w:szCs w:val="18"/>
              </w:rPr>
              <w:t>Integrate generated artifacts into Jira for Agile workflow management.</w:t>
            </w:r>
          </w:p>
          <w:p w14:paraId="02D87988" w14:textId="2F3DD031" w:rsidR="00CD2810" w:rsidRPr="00AC5A07" w:rsidRDefault="00CD2810" w:rsidP="00AC5A07">
            <w:pPr>
              <w:pStyle w:val="ListParagraph"/>
              <w:ind w:left="0"/>
              <w:rPr>
                <w:color w:val="000000" w:themeColor="text1"/>
                <w:sz w:val="18"/>
                <w:szCs w:val="18"/>
              </w:rPr>
            </w:pPr>
          </w:p>
        </w:tc>
        <w:tc>
          <w:tcPr>
            <w:tcW w:w="2407" w:type="dxa"/>
          </w:tcPr>
          <w:p w14:paraId="228BC793" w14:textId="0444C8A9" w:rsidR="008204E4" w:rsidRPr="00AC5A07" w:rsidRDefault="008204E4" w:rsidP="00AC5A07">
            <w:pPr>
              <w:rPr>
                <w:color w:val="000000" w:themeColor="text1"/>
                <w:sz w:val="18"/>
                <w:szCs w:val="18"/>
              </w:rPr>
            </w:pPr>
            <w:r w:rsidRPr="00AC5A07">
              <w:rPr>
                <w:color w:val="000000" w:themeColor="text1"/>
                <w:sz w:val="18"/>
                <w:szCs w:val="18"/>
              </w:rPr>
              <w:t>Automatically transforms unstructured client requirements into structured Agile artifacts</w:t>
            </w:r>
            <w:r w:rsidR="00316D76" w:rsidRPr="00AC5A07">
              <w:rPr>
                <w:color w:val="000000" w:themeColor="text1"/>
                <w:sz w:val="18"/>
                <w:szCs w:val="18"/>
              </w:rPr>
              <w:t xml:space="preserve"> like Epics, Features, </w:t>
            </w:r>
            <w:r w:rsidR="009235F3" w:rsidRPr="00AC5A07">
              <w:rPr>
                <w:color w:val="000000" w:themeColor="text1"/>
                <w:sz w:val="18"/>
                <w:szCs w:val="18"/>
              </w:rPr>
              <w:t xml:space="preserve">User Stories and Acceptance </w:t>
            </w:r>
            <w:r w:rsidR="009A08F5" w:rsidRPr="00AC5A07">
              <w:rPr>
                <w:color w:val="000000" w:themeColor="text1"/>
                <w:sz w:val="18"/>
                <w:szCs w:val="18"/>
              </w:rPr>
              <w:t>Criteria</w:t>
            </w:r>
            <w:r w:rsidR="009235F3" w:rsidRPr="00AC5A07">
              <w:rPr>
                <w:color w:val="000000" w:themeColor="text1"/>
                <w:sz w:val="18"/>
                <w:szCs w:val="18"/>
              </w:rPr>
              <w:t xml:space="preserve"> with</w:t>
            </w:r>
            <w:r w:rsidR="009A08F5" w:rsidRPr="00AC5A07">
              <w:rPr>
                <w:color w:val="000000" w:themeColor="text1"/>
                <w:sz w:val="18"/>
                <w:szCs w:val="18"/>
              </w:rPr>
              <w:t xml:space="preserve"> capacity estimates</w:t>
            </w:r>
            <w:r w:rsidRPr="00AC5A07">
              <w:rPr>
                <w:color w:val="000000" w:themeColor="text1"/>
                <w:sz w:val="18"/>
                <w:szCs w:val="18"/>
              </w:rPr>
              <w:t>.</w:t>
            </w:r>
          </w:p>
          <w:p w14:paraId="7DD0621C" w14:textId="77777777" w:rsidR="00CD2810" w:rsidRPr="00AC5A07" w:rsidRDefault="00CD2810" w:rsidP="00AC5A07">
            <w:pPr>
              <w:rPr>
                <w:color w:val="000000" w:themeColor="text1"/>
                <w:sz w:val="18"/>
                <w:szCs w:val="18"/>
              </w:rPr>
            </w:pPr>
          </w:p>
        </w:tc>
      </w:tr>
      <w:tr w:rsidR="00073AD8" w:rsidRPr="00AC5A07" w14:paraId="7A0BFE49" w14:textId="77777777" w:rsidTr="011C937C">
        <w:trPr>
          <w:trHeight w:val="990"/>
        </w:trPr>
        <w:tc>
          <w:tcPr>
            <w:tcW w:w="1395" w:type="dxa"/>
          </w:tcPr>
          <w:p w14:paraId="4DC5F67D" w14:textId="77777777" w:rsidR="00CD2810" w:rsidRPr="00AC5A07" w:rsidRDefault="00CD2810" w:rsidP="00AC5A07">
            <w:pPr>
              <w:pStyle w:val="ListParagraph"/>
              <w:ind w:left="0"/>
              <w:rPr>
                <w:color w:val="000000" w:themeColor="text1"/>
                <w:sz w:val="18"/>
                <w:szCs w:val="18"/>
              </w:rPr>
            </w:pPr>
            <w:r w:rsidRPr="00AC5A07">
              <w:rPr>
                <w:color w:val="000000" w:themeColor="text1"/>
                <w:sz w:val="18"/>
                <w:szCs w:val="18"/>
              </w:rPr>
              <w:t>IT22139580</w:t>
            </w:r>
          </w:p>
        </w:tc>
        <w:tc>
          <w:tcPr>
            <w:tcW w:w="2380" w:type="dxa"/>
          </w:tcPr>
          <w:p w14:paraId="3E8DFC17" w14:textId="52BE2024" w:rsidR="00CD2810" w:rsidRPr="00AC5A07" w:rsidRDefault="7FB18CBE" w:rsidP="011C937C">
            <w:pPr>
              <w:pStyle w:val="ListParagraph"/>
              <w:ind w:left="0"/>
              <w:rPr>
                <w:sz w:val="18"/>
                <w:szCs w:val="18"/>
              </w:rPr>
            </w:pPr>
            <w:r w:rsidRPr="011C937C">
              <w:rPr>
                <w:sz w:val="18"/>
                <w:szCs w:val="18"/>
              </w:rPr>
              <w:t>To implement a rule-based user story prioritization and scheduling module using the MoSCoW method, which organizes user stories into a clear implementation order to support effective development planning and scope control.</w:t>
            </w:r>
          </w:p>
        </w:tc>
        <w:tc>
          <w:tcPr>
            <w:tcW w:w="6049" w:type="dxa"/>
          </w:tcPr>
          <w:p w14:paraId="40A1844C" w14:textId="77777777" w:rsidR="00E35A1C" w:rsidRDefault="00E35A1C" w:rsidP="00AC5A07">
            <w:pPr>
              <w:pStyle w:val="ListParagraph"/>
              <w:numPr>
                <w:ilvl w:val="0"/>
                <w:numId w:val="34"/>
              </w:numPr>
              <w:rPr>
                <w:color w:val="000000" w:themeColor="text1"/>
                <w:sz w:val="18"/>
                <w:szCs w:val="18"/>
              </w:rPr>
            </w:pPr>
            <w:r w:rsidRPr="00AC5A07">
              <w:rPr>
                <w:color w:val="000000" w:themeColor="text1"/>
                <w:sz w:val="18"/>
                <w:szCs w:val="18"/>
              </w:rPr>
              <w:t>Collect user stories created by different team members.</w:t>
            </w:r>
          </w:p>
          <w:p w14:paraId="121B946A" w14:textId="77777777" w:rsidR="008C3B6E" w:rsidRPr="00AC5A07" w:rsidRDefault="008C3B6E" w:rsidP="008C3B6E">
            <w:pPr>
              <w:pStyle w:val="ListParagraph"/>
              <w:rPr>
                <w:color w:val="000000" w:themeColor="text1"/>
                <w:sz w:val="18"/>
                <w:szCs w:val="18"/>
              </w:rPr>
            </w:pPr>
          </w:p>
          <w:p w14:paraId="0F5D40AA" w14:textId="77777777" w:rsidR="00E35A1C" w:rsidRDefault="00E35A1C" w:rsidP="00AC5A07">
            <w:pPr>
              <w:pStyle w:val="ListParagraph"/>
              <w:numPr>
                <w:ilvl w:val="0"/>
                <w:numId w:val="34"/>
              </w:numPr>
              <w:rPr>
                <w:color w:val="000000" w:themeColor="text1"/>
                <w:sz w:val="18"/>
                <w:szCs w:val="18"/>
              </w:rPr>
            </w:pPr>
            <w:r w:rsidRPr="00AC5A07">
              <w:rPr>
                <w:color w:val="000000" w:themeColor="text1"/>
                <w:sz w:val="18"/>
                <w:szCs w:val="18"/>
              </w:rPr>
              <w:t xml:space="preserve">Apply the </w:t>
            </w:r>
            <w:proofErr w:type="spellStart"/>
            <w:r w:rsidRPr="00AC5A07">
              <w:rPr>
                <w:color w:val="000000" w:themeColor="text1"/>
                <w:sz w:val="18"/>
                <w:szCs w:val="18"/>
              </w:rPr>
              <w:t>MoSCoW</w:t>
            </w:r>
            <w:proofErr w:type="spellEnd"/>
            <w:r w:rsidRPr="00AC5A07">
              <w:rPr>
                <w:color w:val="000000" w:themeColor="text1"/>
                <w:sz w:val="18"/>
                <w:szCs w:val="18"/>
              </w:rPr>
              <w:t xml:space="preserve"> prioritization technique to classify user stories.</w:t>
            </w:r>
          </w:p>
          <w:p w14:paraId="319E15BB" w14:textId="77777777" w:rsidR="008C3B6E" w:rsidRPr="008C3B6E" w:rsidRDefault="008C3B6E" w:rsidP="008C3B6E">
            <w:pPr>
              <w:rPr>
                <w:color w:val="000000" w:themeColor="text1"/>
                <w:sz w:val="18"/>
                <w:szCs w:val="18"/>
              </w:rPr>
            </w:pPr>
          </w:p>
          <w:p w14:paraId="07866033" w14:textId="77777777" w:rsidR="00E35A1C" w:rsidRDefault="00E35A1C" w:rsidP="00AC5A07">
            <w:pPr>
              <w:pStyle w:val="ListParagraph"/>
              <w:numPr>
                <w:ilvl w:val="0"/>
                <w:numId w:val="34"/>
              </w:numPr>
              <w:rPr>
                <w:color w:val="000000" w:themeColor="text1"/>
                <w:sz w:val="18"/>
                <w:szCs w:val="18"/>
              </w:rPr>
            </w:pPr>
            <w:r w:rsidRPr="00AC5A07">
              <w:rPr>
                <w:color w:val="000000" w:themeColor="text1"/>
                <w:sz w:val="18"/>
                <w:szCs w:val="18"/>
              </w:rPr>
              <w:t>Analyze basic dependencies between user stories.</w:t>
            </w:r>
          </w:p>
          <w:p w14:paraId="4E3009CD" w14:textId="77777777" w:rsidR="008C3B6E" w:rsidRPr="008C3B6E" w:rsidRDefault="008C3B6E" w:rsidP="008C3B6E">
            <w:pPr>
              <w:rPr>
                <w:color w:val="000000" w:themeColor="text1"/>
                <w:sz w:val="18"/>
                <w:szCs w:val="18"/>
              </w:rPr>
            </w:pPr>
          </w:p>
          <w:p w14:paraId="49253EF9" w14:textId="77777777" w:rsidR="00E35A1C" w:rsidRDefault="00E35A1C" w:rsidP="00AC5A07">
            <w:pPr>
              <w:pStyle w:val="ListParagraph"/>
              <w:numPr>
                <w:ilvl w:val="0"/>
                <w:numId w:val="34"/>
              </w:numPr>
              <w:rPr>
                <w:color w:val="000000" w:themeColor="text1"/>
                <w:sz w:val="18"/>
                <w:szCs w:val="18"/>
              </w:rPr>
            </w:pPr>
            <w:r w:rsidRPr="00AC5A07">
              <w:rPr>
                <w:color w:val="000000" w:themeColor="text1"/>
                <w:sz w:val="18"/>
                <w:szCs w:val="18"/>
              </w:rPr>
              <w:t>Schedule the implementation order based on priority levels.</w:t>
            </w:r>
          </w:p>
          <w:p w14:paraId="62C87108" w14:textId="77777777" w:rsidR="008C3B6E" w:rsidRPr="008C3B6E" w:rsidRDefault="008C3B6E" w:rsidP="008C3B6E">
            <w:pPr>
              <w:rPr>
                <w:color w:val="000000" w:themeColor="text1"/>
                <w:sz w:val="18"/>
                <w:szCs w:val="18"/>
              </w:rPr>
            </w:pPr>
          </w:p>
          <w:p w14:paraId="34EDA402" w14:textId="77777777" w:rsidR="00E35A1C" w:rsidRPr="00AC5A07" w:rsidRDefault="00E35A1C" w:rsidP="00AC5A07">
            <w:pPr>
              <w:pStyle w:val="ListParagraph"/>
              <w:numPr>
                <w:ilvl w:val="0"/>
                <w:numId w:val="34"/>
              </w:numPr>
              <w:rPr>
                <w:color w:val="000000" w:themeColor="text1"/>
                <w:sz w:val="18"/>
                <w:szCs w:val="18"/>
              </w:rPr>
            </w:pPr>
            <w:r w:rsidRPr="00AC5A07">
              <w:rPr>
                <w:color w:val="000000" w:themeColor="text1"/>
                <w:sz w:val="18"/>
                <w:szCs w:val="18"/>
              </w:rPr>
              <w:t>Present prioritized user stories through a clear and user-friendly interface</w:t>
            </w:r>
          </w:p>
          <w:p w14:paraId="680CE0A9" w14:textId="15651F54" w:rsidR="00E35A1C" w:rsidRPr="00AC5A07" w:rsidRDefault="00E35A1C" w:rsidP="00AC5A07">
            <w:pPr>
              <w:pStyle w:val="ListParagraph"/>
              <w:ind w:left="0"/>
              <w:rPr>
                <w:color w:val="000000" w:themeColor="text1"/>
                <w:sz w:val="18"/>
                <w:szCs w:val="18"/>
              </w:rPr>
            </w:pPr>
          </w:p>
          <w:p w14:paraId="77E9F3C6" w14:textId="323BFA23" w:rsidR="00CD2810" w:rsidRPr="00AC5A07" w:rsidRDefault="00CD2810" w:rsidP="00AC5A07">
            <w:pPr>
              <w:pStyle w:val="ListParagraph"/>
              <w:ind w:left="0"/>
              <w:rPr>
                <w:color w:val="000000" w:themeColor="text1"/>
                <w:sz w:val="18"/>
                <w:szCs w:val="18"/>
              </w:rPr>
            </w:pPr>
          </w:p>
        </w:tc>
        <w:tc>
          <w:tcPr>
            <w:tcW w:w="2407" w:type="dxa"/>
          </w:tcPr>
          <w:p w14:paraId="6539EB7D" w14:textId="20696C0F" w:rsidR="00CD2810" w:rsidRPr="00AC5A07" w:rsidRDefault="00840328" w:rsidP="00AC5A07">
            <w:pPr>
              <w:pStyle w:val="ListParagraph"/>
              <w:ind w:left="0"/>
              <w:rPr>
                <w:color w:val="000000" w:themeColor="text1"/>
                <w:sz w:val="18"/>
                <w:szCs w:val="18"/>
              </w:rPr>
            </w:pPr>
            <w:r w:rsidRPr="00AC5A07">
              <w:rPr>
                <w:color w:val="000000" w:themeColor="text1"/>
                <w:sz w:val="18"/>
                <w:szCs w:val="18"/>
              </w:rPr>
              <w:t>Automated prioritization and scheduling of user stories using a structured framework, providing clear visual guidance for development order and supporting scope control.</w:t>
            </w:r>
          </w:p>
        </w:tc>
      </w:tr>
      <w:tr w:rsidR="00073AD8" w:rsidRPr="00AC5A07" w14:paraId="1DA218EA" w14:textId="77777777" w:rsidTr="011C937C">
        <w:trPr>
          <w:trHeight w:val="1048"/>
        </w:trPr>
        <w:tc>
          <w:tcPr>
            <w:tcW w:w="1395" w:type="dxa"/>
          </w:tcPr>
          <w:p w14:paraId="242327E6" w14:textId="77777777" w:rsidR="00CD2810" w:rsidRPr="00AC5A07" w:rsidRDefault="00CD2810" w:rsidP="00AC5A07">
            <w:pPr>
              <w:pStyle w:val="ListParagraph"/>
              <w:ind w:left="0"/>
              <w:rPr>
                <w:color w:val="000000" w:themeColor="text1"/>
                <w:sz w:val="18"/>
                <w:szCs w:val="18"/>
              </w:rPr>
            </w:pPr>
            <w:bookmarkStart w:id="9" w:name="_Hlk219204927"/>
            <w:bookmarkEnd w:id="8"/>
            <w:r w:rsidRPr="00AC5A07">
              <w:rPr>
                <w:color w:val="000000" w:themeColor="text1"/>
                <w:sz w:val="18"/>
                <w:szCs w:val="18"/>
              </w:rPr>
              <w:t>IT22134844</w:t>
            </w:r>
          </w:p>
        </w:tc>
        <w:tc>
          <w:tcPr>
            <w:tcW w:w="2380" w:type="dxa"/>
          </w:tcPr>
          <w:p w14:paraId="73BE5CFF" w14:textId="64281F54" w:rsidR="00CD2810" w:rsidRPr="00AC5A07" w:rsidRDefault="447CBF7C" w:rsidP="011C937C">
            <w:pPr>
              <w:pStyle w:val="ListParagraph"/>
              <w:ind w:left="0"/>
              <w:rPr>
                <w:sz w:val="18"/>
                <w:szCs w:val="18"/>
              </w:rPr>
            </w:pPr>
            <w:r w:rsidRPr="011C937C">
              <w:rPr>
                <w:sz w:val="18"/>
                <w:szCs w:val="18"/>
              </w:rPr>
              <w:t>To implement a requirement-driven project management module that utilizes prioritized requirements to support effective time planning and efficient resource allocation.</w:t>
            </w:r>
          </w:p>
        </w:tc>
        <w:tc>
          <w:tcPr>
            <w:tcW w:w="6049" w:type="dxa"/>
          </w:tcPr>
          <w:p w14:paraId="254A170B" w14:textId="77777777" w:rsidR="00086557" w:rsidRPr="00AC5A07" w:rsidRDefault="00086557" w:rsidP="00AC5A07">
            <w:pPr>
              <w:rPr>
                <w:color w:val="000000" w:themeColor="text1"/>
                <w:sz w:val="18"/>
                <w:szCs w:val="18"/>
              </w:rPr>
            </w:pPr>
            <w:r w:rsidRPr="00AC5A07">
              <w:rPr>
                <w:color w:val="000000" w:themeColor="text1"/>
                <w:sz w:val="18"/>
                <w:szCs w:val="18"/>
              </w:rPr>
              <w:t>To implement this component and support the overall research objectives, the following tasks are performed:</w:t>
            </w:r>
          </w:p>
          <w:p w14:paraId="53B7FB1D" w14:textId="77777777" w:rsidR="00086557" w:rsidRPr="00AC5A07" w:rsidRDefault="00086557" w:rsidP="00AC5A07">
            <w:pPr>
              <w:rPr>
                <w:color w:val="000000" w:themeColor="text1"/>
                <w:sz w:val="18"/>
                <w:szCs w:val="18"/>
              </w:rPr>
            </w:pPr>
          </w:p>
          <w:p w14:paraId="2662B705" w14:textId="77777777" w:rsidR="00086557" w:rsidRPr="008C3B6E" w:rsidRDefault="00086557" w:rsidP="008C3B6E">
            <w:pPr>
              <w:pStyle w:val="ListParagraph"/>
              <w:numPr>
                <w:ilvl w:val="0"/>
                <w:numId w:val="35"/>
              </w:numPr>
              <w:rPr>
                <w:color w:val="000000" w:themeColor="text1"/>
                <w:sz w:val="18"/>
                <w:szCs w:val="18"/>
              </w:rPr>
            </w:pPr>
            <w:r w:rsidRPr="008C3B6E">
              <w:rPr>
                <w:color w:val="000000" w:themeColor="text1"/>
                <w:sz w:val="18"/>
                <w:szCs w:val="18"/>
              </w:rPr>
              <w:t>Requirement-to-Execution Mapping</w:t>
            </w:r>
          </w:p>
          <w:p w14:paraId="3414133C" w14:textId="77777777" w:rsidR="00086557" w:rsidRPr="00AC5A07" w:rsidRDefault="00086557" w:rsidP="00AC5A07">
            <w:pPr>
              <w:rPr>
                <w:color w:val="000000" w:themeColor="text1"/>
                <w:sz w:val="18"/>
                <w:szCs w:val="18"/>
              </w:rPr>
            </w:pPr>
            <w:r w:rsidRPr="00AC5A07">
              <w:rPr>
                <w:color w:val="000000" w:themeColor="text1"/>
                <w:sz w:val="18"/>
                <w:szCs w:val="18"/>
              </w:rPr>
              <w:t>Design mechanisms to automatically link approved requirements to project tasks and milestones.</w:t>
            </w:r>
          </w:p>
          <w:p w14:paraId="0132A52A" w14:textId="77777777" w:rsidR="00086557" w:rsidRPr="00AC5A07" w:rsidRDefault="00086557" w:rsidP="00AC5A07">
            <w:pPr>
              <w:rPr>
                <w:color w:val="000000" w:themeColor="text1"/>
                <w:sz w:val="18"/>
                <w:szCs w:val="18"/>
              </w:rPr>
            </w:pPr>
            <w:r w:rsidRPr="00AC5A07">
              <w:rPr>
                <w:color w:val="000000" w:themeColor="text1"/>
                <w:sz w:val="18"/>
                <w:szCs w:val="18"/>
              </w:rPr>
              <w:t>Maintain traceability between requirements, timelines, and assigned resources.</w:t>
            </w:r>
          </w:p>
          <w:p w14:paraId="55C99C25" w14:textId="77777777" w:rsidR="00086557" w:rsidRPr="00AC5A07" w:rsidRDefault="00086557" w:rsidP="00AC5A07">
            <w:pPr>
              <w:rPr>
                <w:color w:val="000000" w:themeColor="text1"/>
                <w:sz w:val="18"/>
                <w:szCs w:val="18"/>
              </w:rPr>
            </w:pPr>
          </w:p>
          <w:p w14:paraId="0EF6F0DC" w14:textId="77777777" w:rsidR="00086557" w:rsidRPr="008C3B6E" w:rsidRDefault="00086557" w:rsidP="008C3B6E">
            <w:pPr>
              <w:pStyle w:val="ListParagraph"/>
              <w:numPr>
                <w:ilvl w:val="0"/>
                <w:numId w:val="35"/>
              </w:numPr>
              <w:rPr>
                <w:color w:val="000000" w:themeColor="text1"/>
                <w:sz w:val="18"/>
                <w:szCs w:val="18"/>
              </w:rPr>
            </w:pPr>
            <w:r w:rsidRPr="008C3B6E">
              <w:rPr>
                <w:color w:val="000000" w:themeColor="text1"/>
                <w:sz w:val="18"/>
                <w:szCs w:val="18"/>
              </w:rPr>
              <w:t>Time Estimation Based on Requirement Complexity</w:t>
            </w:r>
          </w:p>
          <w:p w14:paraId="3282EF08" w14:textId="77777777" w:rsidR="00086557" w:rsidRPr="00AC5A07" w:rsidRDefault="00086557" w:rsidP="00AC5A07">
            <w:pPr>
              <w:rPr>
                <w:color w:val="000000" w:themeColor="text1"/>
                <w:sz w:val="18"/>
                <w:szCs w:val="18"/>
              </w:rPr>
            </w:pPr>
            <w:r w:rsidRPr="00AC5A07">
              <w:rPr>
                <w:color w:val="000000" w:themeColor="text1"/>
                <w:sz w:val="18"/>
                <w:szCs w:val="18"/>
              </w:rPr>
              <w:t>Analyze requirement attributes such as complexity, priority, and dependencies.</w:t>
            </w:r>
          </w:p>
          <w:p w14:paraId="6418D358" w14:textId="77777777" w:rsidR="00086557" w:rsidRPr="00AC5A07" w:rsidRDefault="00086557" w:rsidP="00AC5A07">
            <w:pPr>
              <w:rPr>
                <w:color w:val="000000" w:themeColor="text1"/>
                <w:sz w:val="18"/>
                <w:szCs w:val="18"/>
              </w:rPr>
            </w:pPr>
            <w:r w:rsidRPr="00AC5A07">
              <w:rPr>
                <w:color w:val="000000" w:themeColor="text1"/>
                <w:sz w:val="18"/>
                <w:szCs w:val="18"/>
              </w:rPr>
              <w:t>Generate realistic effort and duration estimates for each requirement-driven task.</w:t>
            </w:r>
          </w:p>
          <w:p w14:paraId="431F0A1F" w14:textId="77777777" w:rsidR="00086557" w:rsidRPr="00AC5A07" w:rsidRDefault="00086557" w:rsidP="00AC5A07">
            <w:pPr>
              <w:rPr>
                <w:color w:val="000000" w:themeColor="text1"/>
                <w:sz w:val="18"/>
                <w:szCs w:val="18"/>
              </w:rPr>
            </w:pPr>
          </w:p>
          <w:p w14:paraId="2770B977" w14:textId="77777777" w:rsidR="00086557" w:rsidRPr="008C3B6E" w:rsidRDefault="00086557" w:rsidP="008C3B6E">
            <w:pPr>
              <w:pStyle w:val="ListParagraph"/>
              <w:numPr>
                <w:ilvl w:val="0"/>
                <w:numId w:val="35"/>
              </w:numPr>
              <w:rPr>
                <w:color w:val="000000" w:themeColor="text1"/>
                <w:sz w:val="18"/>
                <w:szCs w:val="18"/>
              </w:rPr>
            </w:pPr>
            <w:r w:rsidRPr="008C3B6E">
              <w:rPr>
                <w:color w:val="000000" w:themeColor="text1"/>
                <w:sz w:val="18"/>
                <w:szCs w:val="18"/>
              </w:rPr>
              <w:t>Resource Allocation and Workload Distribution</w:t>
            </w:r>
          </w:p>
          <w:p w14:paraId="2A87C7F9" w14:textId="77777777" w:rsidR="00086557" w:rsidRPr="00AC5A07" w:rsidRDefault="00086557" w:rsidP="00AC5A07">
            <w:pPr>
              <w:rPr>
                <w:color w:val="000000" w:themeColor="text1"/>
                <w:sz w:val="18"/>
                <w:szCs w:val="18"/>
              </w:rPr>
            </w:pPr>
            <w:r w:rsidRPr="00AC5A07">
              <w:rPr>
                <w:color w:val="000000" w:themeColor="text1"/>
                <w:sz w:val="18"/>
                <w:szCs w:val="18"/>
              </w:rPr>
              <w:t>Assign resources (developers, testers, analysts) based on requirement effort and availability.</w:t>
            </w:r>
          </w:p>
          <w:p w14:paraId="360F68B6" w14:textId="77777777" w:rsidR="00086557" w:rsidRPr="00AC5A07" w:rsidRDefault="00086557" w:rsidP="00AC5A07">
            <w:pPr>
              <w:rPr>
                <w:color w:val="000000" w:themeColor="text1"/>
                <w:sz w:val="18"/>
                <w:szCs w:val="18"/>
              </w:rPr>
            </w:pPr>
            <w:r w:rsidRPr="00AC5A07">
              <w:rPr>
                <w:color w:val="000000" w:themeColor="text1"/>
                <w:sz w:val="18"/>
                <w:szCs w:val="18"/>
              </w:rPr>
              <w:t>Balance workloads to prevent over-allocation and idle resources.</w:t>
            </w:r>
          </w:p>
          <w:p w14:paraId="1D62AFFB" w14:textId="77777777" w:rsidR="00086557" w:rsidRPr="00AC5A07" w:rsidRDefault="00086557" w:rsidP="00AC5A07">
            <w:pPr>
              <w:rPr>
                <w:color w:val="000000" w:themeColor="text1"/>
                <w:sz w:val="18"/>
                <w:szCs w:val="18"/>
              </w:rPr>
            </w:pPr>
          </w:p>
          <w:p w14:paraId="0830CC03" w14:textId="77777777" w:rsidR="00086557" w:rsidRPr="008C3B6E" w:rsidRDefault="00086557" w:rsidP="008C3B6E">
            <w:pPr>
              <w:pStyle w:val="ListParagraph"/>
              <w:numPr>
                <w:ilvl w:val="0"/>
                <w:numId w:val="35"/>
              </w:numPr>
              <w:rPr>
                <w:color w:val="000000" w:themeColor="text1"/>
                <w:sz w:val="18"/>
                <w:szCs w:val="18"/>
              </w:rPr>
            </w:pPr>
            <w:r w:rsidRPr="008C3B6E">
              <w:rPr>
                <w:color w:val="000000" w:themeColor="text1"/>
                <w:sz w:val="18"/>
                <w:szCs w:val="18"/>
              </w:rPr>
              <w:t>Real-Time Progress Monitoring</w:t>
            </w:r>
          </w:p>
          <w:p w14:paraId="530F43EA" w14:textId="77777777" w:rsidR="00086557" w:rsidRPr="00AC5A07" w:rsidRDefault="00086557" w:rsidP="00AC5A07">
            <w:pPr>
              <w:rPr>
                <w:color w:val="000000" w:themeColor="text1"/>
                <w:sz w:val="18"/>
                <w:szCs w:val="18"/>
              </w:rPr>
            </w:pPr>
            <w:r w:rsidRPr="00AC5A07">
              <w:rPr>
                <w:color w:val="000000" w:themeColor="text1"/>
                <w:sz w:val="18"/>
                <w:szCs w:val="18"/>
              </w:rPr>
              <w:t>Track implementation progress at the requirement level throughout the project lifecycle.</w:t>
            </w:r>
          </w:p>
          <w:p w14:paraId="0BAD4406" w14:textId="77777777" w:rsidR="00086557" w:rsidRPr="00AC5A07" w:rsidRDefault="00086557" w:rsidP="00AC5A07">
            <w:pPr>
              <w:rPr>
                <w:color w:val="000000" w:themeColor="text1"/>
                <w:sz w:val="18"/>
                <w:szCs w:val="18"/>
              </w:rPr>
            </w:pPr>
            <w:r w:rsidRPr="00AC5A07">
              <w:rPr>
                <w:color w:val="000000" w:themeColor="text1"/>
                <w:sz w:val="18"/>
                <w:szCs w:val="18"/>
              </w:rPr>
              <w:t>Identify delays, blocked tasks, and execution bottlenecks early.</w:t>
            </w:r>
          </w:p>
          <w:p w14:paraId="76263798" w14:textId="77777777" w:rsidR="008C3B6E" w:rsidRPr="00AC5A07" w:rsidRDefault="008C3B6E" w:rsidP="00AC5A07">
            <w:pPr>
              <w:rPr>
                <w:color w:val="000000" w:themeColor="text1"/>
                <w:sz w:val="18"/>
                <w:szCs w:val="18"/>
              </w:rPr>
            </w:pPr>
          </w:p>
          <w:p w14:paraId="11174FC2" w14:textId="77777777" w:rsidR="00086557" w:rsidRPr="008C3B6E" w:rsidRDefault="00086557" w:rsidP="008C3B6E">
            <w:pPr>
              <w:pStyle w:val="ListParagraph"/>
              <w:numPr>
                <w:ilvl w:val="0"/>
                <w:numId w:val="35"/>
              </w:numPr>
              <w:rPr>
                <w:color w:val="000000" w:themeColor="text1"/>
                <w:sz w:val="18"/>
                <w:szCs w:val="18"/>
              </w:rPr>
            </w:pPr>
            <w:r w:rsidRPr="008C3B6E">
              <w:rPr>
                <w:color w:val="000000" w:themeColor="text1"/>
                <w:sz w:val="18"/>
                <w:szCs w:val="18"/>
              </w:rPr>
              <w:t>Change Impact Analysis (Time &amp; Resources)</w:t>
            </w:r>
          </w:p>
          <w:p w14:paraId="465B7415" w14:textId="77777777" w:rsidR="00086557" w:rsidRPr="00AC5A07" w:rsidRDefault="00086557" w:rsidP="00AC5A07">
            <w:pPr>
              <w:rPr>
                <w:color w:val="000000" w:themeColor="text1"/>
                <w:sz w:val="18"/>
                <w:szCs w:val="18"/>
              </w:rPr>
            </w:pPr>
            <w:r w:rsidRPr="00AC5A07">
              <w:rPr>
                <w:color w:val="000000" w:themeColor="text1"/>
                <w:sz w:val="18"/>
                <w:szCs w:val="18"/>
              </w:rPr>
              <w:t>Evaluate how requirement changes affect delivery timelines and resource workloads.</w:t>
            </w:r>
          </w:p>
          <w:p w14:paraId="3D8122B8" w14:textId="77777777" w:rsidR="00086557" w:rsidRDefault="00086557" w:rsidP="00AC5A07">
            <w:pPr>
              <w:rPr>
                <w:color w:val="000000" w:themeColor="text1"/>
                <w:sz w:val="18"/>
                <w:szCs w:val="18"/>
              </w:rPr>
            </w:pPr>
            <w:r w:rsidRPr="00AC5A07">
              <w:rPr>
                <w:color w:val="000000" w:themeColor="text1"/>
                <w:sz w:val="18"/>
                <w:szCs w:val="18"/>
              </w:rPr>
              <w:t>Provide updated schedules and workload forecasts after changes.</w:t>
            </w:r>
          </w:p>
          <w:p w14:paraId="571D93E9" w14:textId="77777777" w:rsidR="008C3B6E" w:rsidRPr="00AC5A07" w:rsidRDefault="008C3B6E" w:rsidP="00AC5A07">
            <w:pPr>
              <w:rPr>
                <w:color w:val="000000" w:themeColor="text1"/>
                <w:sz w:val="18"/>
                <w:szCs w:val="18"/>
              </w:rPr>
            </w:pPr>
          </w:p>
          <w:p w14:paraId="48820F28" w14:textId="77777777" w:rsidR="00086557" w:rsidRPr="00AC5A07" w:rsidRDefault="00086557" w:rsidP="00AC5A07">
            <w:pPr>
              <w:rPr>
                <w:color w:val="000000" w:themeColor="text1"/>
                <w:sz w:val="18"/>
                <w:szCs w:val="18"/>
              </w:rPr>
            </w:pPr>
          </w:p>
          <w:p w14:paraId="1E1DC590" w14:textId="77777777" w:rsidR="00086557" w:rsidRPr="008C3B6E" w:rsidRDefault="00086557" w:rsidP="008C3B6E">
            <w:pPr>
              <w:pStyle w:val="ListParagraph"/>
              <w:numPr>
                <w:ilvl w:val="0"/>
                <w:numId w:val="35"/>
              </w:numPr>
              <w:rPr>
                <w:color w:val="000000" w:themeColor="text1"/>
                <w:sz w:val="18"/>
                <w:szCs w:val="18"/>
              </w:rPr>
            </w:pPr>
            <w:r w:rsidRPr="008C3B6E">
              <w:rPr>
                <w:color w:val="000000" w:themeColor="text1"/>
                <w:sz w:val="18"/>
                <w:szCs w:val="18"/>
              </w:rPr>
              <w:t>Decision-Support Intelligence</w:t>
            </w:r>
          </w:p>
          <w:p w14:paraId="7730DB2F" w14:textId="77777777" w:rsidR="00086557" w:rsidRPr="00AC5A07" w:rsidRDefault="00086557" w:rsidP="00AC5A07">
            <w:pPr>
              <w:rPr>
                <w:color w:val="000000" w:themeColor="text1"/>
                <w:sz w:val="18"/>
                <w:szCs w:val="18"/>
              </w:rPr>
            </w:pPr>
            <w:r w:rsidRPr="00AC5A07">
              <w:rPr>
                <w:color w:val="000000" w:themeColor="text1"/>
                <w:sz w:val="18"/>
                <w:szCs w:val="18"/>
              </w:rPr>
              <w:t>Detect scheduling conflicts and resource overload automatically.</w:t>
            </w:r>
          </w:p>
          <w:p w14:paraId="28558AEB" w14:textId="77777777" w:rsidR="00086557" w:rsidRPr="00AC5A07" w:rsidRDefault="00086557" w:rsidP="00AC5A07">
            <w:pPr>
              <w:rPr>
                <w:color w:val="000000" w:themeColor="text1"/>
                <w:sz w:val="18"/>
                <w:szCs w:val="18"/>
              </w:rPr>
            </w:pPr>
            <w:r w:rsidRPr="00AC5A07">
              <w:rPr>
                <w:color w:val="000000" w:themeColor="text1"/>
                <w:sz w:val="18"/>
                <w:szCs w:val="18"/>
              </w:rPr>
              <w:t>Predict potential delivery risks caused by frequent or high-impact requirement changes.</w:t>
            </w:r>
          </w:p>
          <w:p w14:paraId="6902968C" w14:textId="21B12E4D" w:rsidR="00CD2810" w:rsidRPr="00AC5A07" w:rsidRDefault="00CD2810" w:rsidP="00AC5A07">
            <w:pPr>
              <w:pStyle w:val="ListParagraph"/>
              <w:ind w:left="0"/>
              <w:rPr>
                <w:color w:val="000000" w:themeColor="text1"/>
                <w:sz w:val="18"/>
                <w:szCs w:val="18"/>
              </w:rPr>
            </w:pPr>
          </w:p>
        </w:tc>
        <w:tc>
          <w:tcPr>
            <w:tcW w:w="2407" w:type="dxa"/>
          </w:tcPr>
          <w:p w14:paraId="433651A2" w14:textId="3DBAEC34" w:rsidR="00086557" w:rsidRPr="00AC5A07" w:rsidRDefault="00086557" w:rsidP="00AC5A07">
            <w:pPr>
              <w:rPr>
                <w:color w:val="000000" w:themeColor="text1"/>
                <w:sz w:val="18"/>
                <w:szCs w:val="18"/>
              </w:rPr>
            </w:pPr>
            <w:r w:rsidRPr="00AC5A07">
              <w:rPr>
                <w:color w:val="000000" w:themeColor="text1"/>
                <w:sz w:val="18"/>
                <w:szCs w:val="18"/>
              </w:rPr>
              <w:t>Requirement-Centric Scheduling</w:t>
            </w:r>
            <w:r w:rsidRPr="00AC5A07">
              <w:rPr>
                <w:color w:val="000000" w:themeColor="text1"/>
                <w:sz w:val="18"/>
                <w:szCs w:val="18"/>
              </w:rPr>
              <w:br/>
              <w:t>Time and resource planning is driven directly by individual requirements, not abstract tasks.</w:t>
            </w:r>
          </w:p>
          <w:p w14:paraId="007B243D" w14:textId="77777777" w:rsidR="00086557" w:rsidRPr="00AC5A07" w:rsidRDefault="00086557" w:rsidP="00AC5A07">
            <w:pPr>
              <w:rPr>
                <w:color w:val="000000" w:themeColor="text1"/>
                <w:sz w:val="18"/>
                <w:szCs w:val="18"/>
              </w:rPr>
            </w:pPr>
          </w:p>
          <w:p w14:paraId="15E69676" w14:textId="7523DB71" w:rsidR="00086557" w:rsidRPr="00AC5A07" w:rsidRDefault="00086557" w:rsidP="00AC5A07">
            <w:pPr>
              <w:rPr>
                <w:color w:val="000000" w:themeColor="text1"/>
                <w:sz w:val="18"/>
                <w:szCs w:val="18"/>
              </w:rPr>
            </w:pPr>
            <w:r w:rsidRPr="00AC5A07">
              <w:rPr>
                <w:color w:val="000000" w:themeColor="text1"/>
                <w:sz w:val="18"/>
                <w:szCs w:val="18"/>
              </w:rPr>
              <w:t>Dynamic Time &amp; Resource Recalculation</w:t>
            </w:r>
            <w:r w:rsidRPr="00AC5A07">
              <w:rPr>
                <w:color w:val="000000" w:themeColor="text1"/>
                <w:sz w:val="18"/>
                <w:szCs w:val="18"/>
              </w:rPr>
              <w:br/>
              <w:t>Any requirement change automatically triggers updated timeline and workload impact analysis.</w:t>
            </w:r>
          </w:p>
          <w:p w14:paraId="5C021EB1" w14:textId="77777777" w:rsidR="00086557" w:rsidRPr="00AC5A07" w:rsidRDefault="00086557" w:rsidP="00AC5A07">
            <w:pPr>
              <w:rPr>
                <w:color w:val="000000" w:themeColor="text1"/>
                <w:sz w:val="18"/>
                <w:szCs w:val="18"/>
              </w:rPr>
            </w:pPr>
          </w:p>
          <w:p w14:paraId="4A26E1D7" w14:textId="25E88D6B" w:rsidR="00086557" w:rsidRPr="00AC5A07" w:rsidRDefault="00086557" w:rsidP="00AC5A07">
            <w:pPr>
              <w:rPr>
                <w:color w:val="000000" w:themeColor="text1"/>
                <w:sz w:val="18"/>
                <w:szCs w:val="18"/>
              </w:rPr>
            </w:pPr>
            <w:r w:rsidRPr="00AC5A07">
              <w:rPr>
                <w:color w:val="000000" w:themeColor="text1"/>
                <w:sz w:val="18"/>
                <w:szCs w:val="18"/>
              </w:rPr>
              <w:t>Real-Time Requirement-Level Visibility</w:t>
            </w:r>
            <w:r w:rsidRPr="00AC5A07">
              <w:rPr>
                <w:color w:val="000000" w:themeColor="text1"/>
                <w:sz w:val="18"/>
                <w:szCs w:val="18"/>
              </w:rPr>
              <w:br/>
              <w:t>Progress, delays, and bottlenecks are tracked at the requirement level, which is rarely addressed in existing systems.</w:t>
            </w:r>
          </w:p>
          <w:p w14:paraId="076D656F" w14:textId="77777777" w:rsidR="00086557" w:rsidRPr="00AC5A07" w:rsidRDefault="00086557" w:rsidP="00AC5A07">
            <w:pPr>
              <w:rPr>
                <w:color w:val="000000" w:themeColor="text1"/>
                <w:sz w:val="18"/>
                <w:szCs w:val="18"/>
              </w:rPr>
            </w:pPr>
          </w:p>
          <w:p w14:paraId="50B2DF0E" w14:textId="28F62EC8" w:rsidR="00086557" w:rsidRPr="00AC5A07" w:rsidRDefault="00086557" w:rsidP="00AC5A07">
            <w:pPr>
              <w:rPr>
                <w:color w:val="000000" w:themeColor="text1"/>
                <w:sz w:val="18"/>
                <w:szCs w:val="18"/>
              </w:rPr>
            </w:pPr>
            <w:r w:rsidRPr="00AC5A07">
              <w:rPr>
                <w:color w:val="000000" w:themeColor="text1"/>
                <w:sz w:val="18"/>
                <w:szCs w:val="18"/>
              </w:rPr>
              <w:t>Integrated Intelligence, Not Standalone Estimation</w:t>
            </w:r>
            <w:r w:rsidRPr="00AC5A07">
              <w:rPr>
                <w:color w:val="000000" w:themeColor="text1"/>
                <w:sz w:val="18"/>
                <w:szCs w:val="18"/>
              </w:rPr>
              <w:br/>
              <w:t>Instead of isolated effort estimation models, this component embeds intelligent time and resource control into the execution workflow.</w:t>
            </w:r>
          </w:p>
          <w:p w14:paraId="41A1E6C2" w14:textId="77777777" w:rsidR="00086557" w:rsidRPr="00AC5A07" w:rsidRDefault="00086557" w:rsidP="00AC5A07">
            <w:pPr>
              <w:rPr>
                <w:color w:val="000000" w:themeColor="text1"/>
                <w:sz w:val="18"/>
                <w:szCs w:val="18"/>
              </w:rPr>
            </w:pPr>
          </w:p>
          <w:p w14:paraId="7923EFC7" w14:textId="1986FEE4" w:rsidR="00086557" w:rsidRPr="00AC5A07" w:rsidRDefault="00086557" w:rsidP="00AC5A07">
            <w:pPr>
              <w:rPr>
                <w:color w:val="000000" w:themeColor="text1"/>
                <w:sz w:val="18"/>
                <w:szCs w:val="18"/>
              </w:rPr>
            </w:pPr>
            <w:r w:rsidRPr="00AC5A07">
              <w:rPr>
                <w:color w:val="000000" w:themeColor="text1"/>
                <w:sz w:val="18"/>
                <w:szCs w:val="18"/>
              </w:rPr>
              <w:t>Practical, End-to-End Applicability</w:t>
            </w:r>
            <w:r w:rsidRPr="00AC5A07">
              <w:rPr>
                <w:color w:val="000000" w:themeColor="text1"/>
                <w:sz w:val="18"/>
                <w:szCs w:val="18"/>
              </w:rPr>
              <w:br/>
              <w:t>Unlike many research prototypes that focus on isolated algorithms, this component is designed to be usable in real software projects.</w:t>
            </w:r>
          </w:p>
          <w:p w14:paraId="0F0A6A71" w14:textId="77777777" w:rsidR="00CD2810" w:rsidRPr="00AC5A07" w:rsidRDefault="00CD2810" w:rsidP="00AC5A07">
            <w:pPr>
              <w:pStyle w:val="ListParagraph"/>
              <w:ind w:left="0"/>
              <w:rPr>
                <w:color w:val="000000" w:themeColor="text1"/>
                <w:sz w:val="18"/>
                <w:szCs w:val="18"/>
              </w:rPr>
            </w:pPr>
          </w:p>
        </w:tc>
      </w:tr>
      <w:bookmarkEnd w:id="9"/>
      <w:tr w:rsidR="00073AD8" w:rsidRPr="00AC5A07" w14:paraId="7A37B159" w14:textId="77777777" w:rsidTr="011C937C">
        <w:trPr>
          <w:trHeight w:val="4067"/>
        </w:trPr>
        <w:tc>
          <w:tcPr>
            <w:tcW w:w="1395" w:type="dxa"/>
          </w:tcPr>
          <w:p w14:paraId="4A8E44DD" w14:textId="01153986" w:rsidR="00CD2810" w:rsidRPr="00AC5A07" w:rsidRDefault="00CD2810" w:rsidP="00AC5A07">
            <w:pPr>
              <w:pStyle w:val="ListParagraph"/>
              <w:ind w:left="0"/>
              <w:rPr>
                <w:color w:val="000000" w:themeColor="text1"/>
                <w:sz w:val="18"/>
                <w:szCs w:val="18"/>
              </w:rPr>
            </w:pPr>
            <w:r w:rsidRPr="00AC5A07">
              <w:rPr>
                <w:color w:val="000000" w:themeColor="text1"/>
                <w:sz w:val="18"/>
                <w:szCs w:val="18"/>
              </w:rPr>
              <w:t>IT22115416</w:t>
            </w:r>
          </w:p>
        </w:tc>
        <w:tc>
          <w:tcPr>
            <w:tcW w:w="2380" w:type="dxa"/>
          </w:tcPr>
          <w:p w14:paraId="4EF4AF7F" w14:textId="1A0FBCC1" w:rsidR="00CD2810" w:rsidRPr="00AC5A07" w:rsidRDefault="591D2D1B" w:rsidP="011C937C">
            <w:pPr>
              <w:pStyle w:val="ListParagraph"/>
              <w:ind w:left="0"/>
              <w:rPr>
                <w:sz w:val="18"/>
                <w:szCs w:val="18"/>
              </w:rPr>
            </w:pPr>
            <w:r w:rsidRPr="011C937C">
              <w:rPr>
                <w:sz w:val="18"/>
                <w:szCs w:val="18"/>
              </w:rPr>
              <w:t>To implement a rule-based Requirement Change Management System that manages, evaluates, and approves requirement changes in order to control scope creep throughout the project lifecycle.</w:t>
            </w:r>
          </w:p>
        </w:tc>
        <w:tc>
          <w:tcPr>
            <w:tcW w:w="6049" w:type="dxa"/>
          </w:tcPr>
          <w:p w14:paraId="2CAAA5D3" w14:textId="3C23411C" w:rsidR="008C3B6E" w:rsidRDefault="008C3B6E" w:rsidP="008C3B6E">
            <w:pPr>
              <w:pStyle w:val="ListParagraph"/>
              <w:rPr>
                <w:color w:val="000000" w:themeColor="text1"/>
                <w:sz w:val="18"/>
                <w:szCs w:val="18"/>
              </w:rPr>
            </w:pPr>
          </w:p>
          <w:p w14:paraId="59D0C97E" w14:textId="567A4B61" w:rsidR="008C3B6E" w:rsidRDefault="00CD2810" w:rsidP="008C3B6E">
            <w:pPr>
              <w:pStyle w:val="ListParagraph"/>
              <w:numPr>
                <w:ilvl w:val="0"/>
                <w:numId w:val="37"/>
              </w:numPr>
              <w:rPr>
                <w:color w:val="000000" w:themeColor="text1"/>
                <w:sz w:val="18"/>
                <w:szCs w:val="18"/>
              </w:rPr>
            </w:pPr>
            <w:r w:rsidRPr="00AC5A07">
              <w:rPr>
                <w:color w:val="000000" w:themeColor="text1"/>
                <w:sz w:val="18"/>
                <w:szCs w:val="18"/>
              </w:rPr>
              <w:t>Design and develop a change request submission and tracking interface.</w:t>
            </w:r>
          </w:p>
          <w:p w14:paraId="4ECDF588" w14:textId="77777777" w:rsidR="008C3B6E" w:rsidRDefault="00CD2810" w:rsidP="008C3B6E">
            <w:pPr>
              <w:pStyle w:val="ListParagraph"/>
              <w:numPr>
                <w:ilvl w:val="0"/>
                <w:numId w:val="37"/>
              </w:numPr>
              <w:rPr>
                <w:color w:val="000000" w:themeColor="text1"/>
                <w:sz w:val="18"/>
                <w:szCs w:val="18"/>
              </w:rPr>
            </w:pPr>
            <w:r w:rsidRPr="00AC5A07">
              <w:rPr>
                <w:color w:val="000000" w:themeColor="text1"/>
                <w:sz w:val="18"/>
                <w:szCs w:val="18"/>
              </w:rPr>
              <w:br/>
              <w:t>- Implement an automated impact scoring system based on priority, complexity, and affected modules.</w:t>
            </w:r>
          </w:p>
          <w:p w14:paraId="1C2DDDD2" w14:textId="77777777" w:rsidR="008C3B6E" w:rsidRDefault="00CD2810" w:rsidP="008C3B6E">
            <w:pPr>
              <w:pStyle w:val="ListParagraph"/>
              <w:numPr>
                <w:ilvl w:val="0"/>
                <w:numId w:val="37"/>
              </w:numPr>
              <w:rPr>
                <w:color w:val="000000" w:themeColor="text1"/>
                <w:sz w:val="18"/>
                <w:szCs w:val="18"/>
              </w:rPr>
            </w:pPr>
            <w:r w:rsidRPr="00AC5A07">
              <w:rPr>
                <w:color w:val="000000" w:themeColor="text1"/>
                <w:sz w:val="18"/>
                <w:szCs w:val="18"/>
              </w:rPr>
              <w:br/>
              <w:t>- Develop an approval workflow with role-based routing and decision logging.</w:t>
            </w:r>
          </w:p>
          <w:p w14:paraId="1BFD737B" w14:textId="4E513367" w:rsidR="00CD2810" w:rsidRPr="00AC5A07" w:rsidRDefault="00CD2810" w:rsidP="008C3B6E">
            <w:pPr>
              <w:pStyle w:val="ListParagraph"/>
              <w:numPr>
                <w:ilvl w:val="0"/>
                <w:numId w:val="37"/>
              </w:numPr>
              <w:rPr>
                <w:color w:val="000000" w:themeColor="text1"/>
                <w:sz w:val="18"/>
                <w:szCs w:val="18"/>
              </w:rPr>
            </w:pPr>
            <w:r w:rsidRPr="00AC5A07">
              <w:rPr>
                <w:color w:val="000000" w:themeColor="text1"/>
                <w:sz w:val="18"/>
                <w:szCs w:val="18"/>
              </w:rPr>
              <w:br/>
              <w:t>- Create real-time alerts for abnormal change frequency and scope creep detection.</w:t>
            </w:r>
          </w:p>
        </w:tc>
        <w:tc>
          <w:tcPr>
            <w:tcW w:w="2407" w:type="dxa"/>
          </w:tcPr>
          <w:p w14:paraId="6543EF14" w14:textId="2DC24EC0" w:rsidR="00CD2810" w:rsidRPr="00AC5A07" w:rsidRDefault="00CD2810" w:rsidP="00AC5A07">
            <w:pPr>
              <w:pStyle w:val="ListParagraph"/>
              <w:ind w:left="0"/>
              <w:rPr>
                <w:color w:val="000000" w:themeColor="text1"/>
                <w:sz w:val="18"/>
                <w:szCs w:val="18"/>
              </w:rPr>
            </w:pPr>
            <w:r w:rsidRPr="00AC5A07">
              <w:rPr>
                <w:color w:val="000000" w:themeColor="text1"/>
                <w:sz w:val="18"/>
                <w:szCs w:val="18"/>
              </w:rPr>
              <w:t>• Automatic impact level indicator (Low/Medium/High) based on priority, complexity, and affected modules.</w:t>
            </w:r>
            <w:r w:rsidRPr="00AC5A07">
              <w:rPr>
                <w:color w:val="000000" w:themeColor="text1"/>
                <w:sz w:val="18"/>
                <w:szCs w:val="18"/>
              </w:rPr>
              <w:br/>
              <w:t>• Smart decision guidance with suggestions: Approve, Reject, or Needs Clarification.</w:t>
            </w:r>
            <w:r w:rsidRPr="00AC5A07">
              <w:rPr>
                <w:color w:val="000000" w:themeColor="text1"/>
                <w:sz w:val="18"/>
                <w:szCs w:val="18"/>
              </w:rPr>
              <w:br/>
              <w:t>• Real-time scope creep detection via change pattern analysis and alerts.</w:t>
            </w:r>
            <w:r w:rsidRPr="00AC5A07">
              <w:rPr>
                <w:color w:val="000000" w:themeColor="text1"/>
                <w:sz w:val="18"/>
                <w:szCs w:val="18"/>
              </w:rPr>
              <w:br/>
              <w:t>• Audit trail and accountability tracking with timestamped decisions and user logs.</w:t>
            </w:r>
          </w:p>
        </w:tc>
      </w:tr>
      <w:bookmarkEnd w:id="6"/>
    </w:tbl>
    <w:p w14:paraId="6D05A254" w14:textId="356D56E8" w:rsidR="00D02550" w:rsidRPr="00AC5A07" w:rsidRDefault="00B35069">
      <w:pPr>
        <w:rPr>
          <w:color w:val="000000" w:themeColor="text1"/>
          <w:sz w:val="18"/>
          <w:szCs w:val="18"/>
        </w:rPr>
        <w:sectPr w:rsidR="00D02550" w:rsidRPr="00AC5A07" w:rsidSect="009B1FF9">
          <w:pgSz w:w="16838" w:h="11906" w:orient="landscape" w:code="9"/>
          <w:pgMar w:top="1440" w:right="1440" w:bottom="1440" w:left="1440" w:header="720" w:footer="720" w:gutter="0"/>
          <w:cols w:space="720"/>
          <w:docGrid w:linePitch="360"/>
        </w:sectPr>
      </w:pPr>
      <w:r w:rsidRPr="00AC5A07">
        <w:rPr>
          <w:color w:val="000000" w:themeColor="text1"/>
          <w:sz w:val="18"/>
          <w:szCs w:val="18"/>
        </w:rPr>
        <w:br w:type="page"/>
      </w:r>
    </w:p>
    <w:p w14:paraId="30ED58FC" w14:textId="213B9158" w:rsidR="00DA0B19" w:rsidRPr="009A6B2A" w:rsidRDefault="005F23FD" w:rsidP="009A6B2A">
      <w:pPr>
        <w:pStyle w:val="ListParagraph"/>
        <w:numPr>
          <w:ilvl w:val="0"/>
          <w:numId w:val="1"/>
        </w:numPr>
        <w:spacing w:after="0" w:line="0" w:lineRule="atLeast"/>
        <w:jc w:val="center"/>
        <w:rPr>
          <w:rFonts w:ascii="Calibri" w:eastAsia="MS Mincho" w:hAnsi="Calibri" w:cs="Iskoola Pota"/>
          <w:b/>
          <w:sz w:val="26"/>
          <w:szCs w:val="26"/>
          <w:u w:val="single"/>
          <w:lang w:eastAsia="en-US" w:bidi="si-LK"/>
        </w:rPr>
      </w:pPr>
      <w:r>
        <w:rPr>
          <w:noProof/>
          <w:color w:val="000000" w:themeColor="text1"/>
          <w:sz w:val="18"/>
          <w:szCs w:val="18"/>
        </w:rPr>
        <w:drawing>
          <wp:anchor distT="0" distB="0" distL="114300" distR="114300" simplePos="0" relativeHeight="251658252" behindDoc="0" locked="0" layoutInCell="1" allowOverlap="1" wp14:anchorId="054394A5" wp14:editId="46B9E2B9">
            <wp:simplePos x="0" y="0"/>
            <wp:positionH relativeFrom="page">
              <wp:align>right</wp:align>
            </wp:positionH>
            <wp:positionV relativeFrom="paragraph">
              <wp:posOffset>-1323975</wp:posOffset>
            </wp:positionV>
            <wp:extent cx="7762875" cy="10071100"/>
            <wp:effectExtent l="0" t="0" r="9525" b="6350"/>
            <wp:wrapNone/>
            <wp:docPr id="5097174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7429" name="Picture 5097174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62875" cy="10071100"/>
                    </a:xfrm>
                    <a:prstGeom prst="rect">
                      <a:avLst/>
                    </a:prstGeom>
                  </pic:spPr>
                </pic:pic>
              </a:graphicData>
            </a:graphic>
            <wp14:sizeRelH relativeFrom="margin">
              <wp14:pctWidth>0</wp14:pctWidth>
            </wp14:sizeRelH>
            <wp14:sizeRelV relativeFrom="margin">
              <wp14:pctHeight>0</wp14:pctHeight>
            </wp14:sizeRelV>
          </wp:anchor>
        </w:drawing>
      </w:r>
      <w:r w:rsidR="00DA0B19" w:rsidRPr="009A6B2A">
        <w:rPr>
          <w:rFonts w:ascii="Calibri" w:eastAsia="MS Mincho" w:hAnsi="Calibri" w:cs="Iskoola Pota"/>
          <w:b/>
          <w:sz w:val="26"/>
          <w:szCs w:val="26"/>
          <w:u w:val="single"/>
          <w:lang w:eastAsia="en-US" w:bidi="si-LK"/>
        </w:rPr>
        <w:t xml:space="preserve">This part </w:t>
      </w:r>
      <w:r w:rsidR="009B2291" w:rsidRPr="009A6B2A">
        <w:rPr>
          <w:rFonts w:ascii="Calibri" w:eastAsia="MS Mincho" w:hAnsi="Calibri" w:cs="Iskoola Pota"/>
          <w:b/>
          <w:sz w:val="26"/>
          <w:szCs w:val="26"/>
          <w:u w:val="single"/>
          <w:lang w:eastAsia="en-US" w:bidi="si-LK"/>
        </w:rPr>
        <w:t>is to</w:t>
      </w:r>
      <w:r w:rsidR="00DA0B19" w:rsidRPr="009A6B2A">
        <w:rPr>
          <w:rFonts w:ascii="Calibri" w:eastAsia="MS Mincho" w:hAnsi="Calibri" w:cs="Iskoola Pota"/>
          <w:b/>
          <w:sz w:val="26"/>
          <w:szCs w:val="26"/>
          <w:u w:val="single"/>
          <w:lang w:eastAsia="en-US" w:bidi="si-LK"/>
        </w:rPr>
        <w:t xml:space="preserve"> be filled by the </w:t>
      </w:r>
      <w:r w:rsidR="003B2915" w:rsidRPr="009A6B2A">
        <w:rPr>
          <w:rFonts w:ascii="Calibri" w:eastAsia="MS Mincho" w:hAnsi="Calibri" w:cs="Iskoola Pota"/>
          <w:b/>
          <w:sz w:val="26"/>
          <w:szCs w:val="26"/>
          <w:u w:val="single"/>
          <w:lang w:eastAsia="en-US" w:bidi="si-LK"/>
        </w:rPr>
        <w:t>Supervisor and the Co-supervisor of the Project</w:t>
      </w:r>
      <w:r w:rsidR="008F49B0" w:rsidRPr="009A6B2A">
        <w:rPr>
          <w:rFonts w:ascii="Calibri" w:eastAsia="MS Mincho" w:hAnsi="Calibri" w:cs="Iskoola Pota"/>
          <w:b/>
          <w:sz w:val="26"/>
          <w:szCs w:val="26"/>
          <w:u w:val="single"/>
          <w:lang w:eastAsia="en-US" w:bidi="si-LK"/>
        </w:rPr>
        <w:t>.</w:t>
      </w:r>
    </w:p>
    <w:p w14:paraId="577F38DE" w14:textId="77777777" w:rsidR="00D7259E" w:rsidRPr="00D7259E" w:rsidRDefault="00D7259E" w:rsidP="00D7259E">
      <w:pPr>
        <w:rPr>
          <w:color w:val="000000" w:themeColor="text1"/>
          <w:sz w:val="24"/>
          <w:szCs w:val="24"/>
        </w:rPr>
      </w:pPr>
    </w:p>
    <w:p w14:paraId="46B5700B" w14:textId="05CE6770"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This</w:t>
      </w:r>
      <w:r w:rsidR="00D7259E" w:rsidRPr="009E2BAA">
        <w:rPr>
          <w:color w:val="000000" w:themeColor="text1"/>
          <w:sz w:val="24"/>
          <w:szCs w:val="24"/>
        </w:rPr>
        <w:t xml:space="preserve"> research topic </w:t>
      </w:r>
      <w:r w:rsidRPr="009E2BAA">
        <w:rPr>
          <w:color w:val="000000" w:themeColor="text1"/>
          <w:sz w:val="24"/>
          <w:szCs w:val="24"/>
        </w:rPr>
        <w:t>possesses</w:t>
      </w:r>
      <w:r w:rsidR="00D7259E" w:rsidRPr="009E2BAA">
        <w:rPr>
          <w:color w:val="000000" w:themeColor="text1"/>
          <w:sz w:val="24"/>
          <w:szCs w:val="24"/>
        </w:rPr>
        <w:t xml:space="preserve"> a comprehensive scope suitable for a final-year project</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073AD8" w:rsidRPr="002E7745" w14:paraId="09F9F8C7" w14:textId="77777777" w:rsidTr="009836A3">
        <w:tc>
          <w:tcPr>
            <w:tcW w:w="625" w:type="dxa"/>
          </w:tcPr>
          <w:p w14:paraId="39983634" w14:textId="77777777" w:rsidR="00D7259E" w:rsidRPr="002E7745" w:rsidRDefault="00D7259E" w:rsidP="009836A3">
            <w:pPr>
              <w:pStyle w:val="ListParagraph"/>
              <w:ind w:left="0"/>
              <w:rPr>
                <w:color w:val="000000" w:themeColor="text1"/>
                <w:sz w:val="24"/>
                <w:szCs w:val="24"/>
              </w:rPr>
            </w:pPr>
            <w:r w:rsidRPr="002E7745">
              <w:rPr>
                <w:color w:val="000000" w:themeColor="text1"/>
                <w:sz w:val="24"/>
                <w:szCs w:val="24"/>
              </w:rPr>
              <w:t>Yes</w:t>
            </w:r>
          </w:p>
        </w:tc>
        <w:tc>
          <w:tcPr>
            <w:tcW w:w="450" w:type="dxa"/>
          </w:tcPr>
          <w:p w14:paraId="1F644B6C" w14:textId="77777777" w:rsidR="00D7259E" w:rsidRPr="002E7745" w:rsidRDefault="00D7259E" w:rsidP="009836A3">
            <w:pPr>
              <w:pStyle w:val="ListParagraph"/>
              <w:ind w:left="0"/>
              <w:rPr>
                <w:color w:val="000000" w:themeColor="text1"/>
                <w:sz w:val="24"/>
                <w:szCs w:val="24"/>
              </w:rPr>
            </w:pPr>
          </w:p>
        </w:tc>
        <w:tc>
          <w:tcPr>
            <w:tcW w:w="540" w:type="dxa"/>
          </w:tcPr>
          <w:p w14:paraId="65AE429A" w14:textId="77777777" w:rsidR="00D7259E" w:rsidRPr="002E7745" w:rsidRDefault="00D7259E" w:rsidP="009836A3">
            <w:pPr>
              <w:pStyle w:val="ListParagraph"/>
              <w:ind w:left="0"/>
              <w:rPr>
                <w:color w:val="000000" w:themeColor="text1"/>
                <w:sz w:val="24"/>
                <w:szCs w:val="24"/>
              </w:rPr>
            </w:pPr>
            <w:r w:rsidRPr="002E7745">
              <w:rPr>
                <w:color w:val="000000" w:themeColor="text1"/>
                <w:sz w:val="24"/>
                <w:szCs w:val="24"/>
              </w:rPr>
              <w:t>No</w:t>
            </w:r>
          </w:p>
        </w:tc>
        <w:tc>
          <w:tcPr>
            <w:tcW w:w="450" w:type="dxa"/>
          </w:tcPr>
          <w:p w14:paraId="693DFC03" w14:textId="77777777" w:rsidR="00D7259E" w:rsidRPr="002E7745" w:rsidRDefault="00D7259E" w:rsidP="009836A3">
            <w:pPr>
              <w:pStyle w:val="ListParagraph"/>
              <w:ind w:left="0"/>
              <w:rPr>
                <w:color w:val="000000" w:themeColor="text1"/>
                <w:sz w:val="24"/>
                <w:szCs w:val="24"/>
              </w:rPr>
            </w:pPr>
          </w:p>
        </w:tc>
      </w:tr>
    </w:tbl>
    <w:p w14:paraId="55C99D2B" w14:textId="77777777" w:rsidR="00D7259E" w:rsidRPr="002E7745" w:rsidRDefault="00D7259E" w:rsidP="00D7259E">
      <w:pPr>
        <w:pStyle w:val="ListParagraph"/>
        <w:ind w:left="1440"/>
        <w:rPr>
          <w:color w:val="000000" w:themeColor="text1"/>
          <w:sz w:val="24"/>
          <w:szCs w:val="24"/>
        </w:rPr>
      </w:pPr>
    </w:p>
    <w:p w14:paraId="329F6146" w14:textId="18671E2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topic </w:t>
      </w:r>
      <w:r>
        <w:rPr>
          <w:color w:val="000000" w:themeColor="text1"/>
          <w:sz w:val="24"/>
          <w:szCs w:val="24"/>
        </w:rPr>
        <w:t>exhibits</w:t>
      </w:r>
      <w:r w:rsidR="00D7259E" w:rsidRPr="009E2BAA">
        <w:rPr>
          <w:color w:val="000000" w:themeColor="text1"/>
          <w:sz w:val="24"/>
          <w:szCs w:val="24"/>
        </w:rPr>
        <w:t xml:space="preserve"> novelty</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073AD8" w:rsidRPr="002E7745" w14:paraId="77667F3F" w14:textId="77777777" w:rsidTr="009836A3">
        <w:tc>
          <w:tcPr>
            <w:tcW w:w="625" w:type="dxa"/>
          </w:tcPr>
          <w:p w14:paraId="27638E6D" w14:textId="77777777" w:rsidR="00D7259E" w:rsidRPr="002E7745" w:rsidRDefault="00D7259E" w:rsidP="009836A3">
            <w:pPr>
              <w:pStyle w:val="ListParagraph"/>
              <w:ind w:left="0"/>
              <w:rPr>
                <w:color w:val="000000" w:themeColor="text1"/>
                <w:sz w:val="24"/>
                <w:szCs w:val="24"/>
              </w:rPr>
            </w:pPr>
            <w:r w:rsidRPr="002E7745">
              <w:rPr>
                <w:color w:val="000000" w:themeColor="text1"/>
                <w:sz w:val="24"/>
                <w:szCs w:val="24"/>
              </w:rPr>
              <w:t>Yes</w:t>
            </w:r>
          </w:p>
        </w:tc>
        <w:tc>
          <w:tcPr>
            <w:tcW w:w="450" w:type="dxa"/>
          </w:tcPr>
          <w:p w14:paraId="315BB6D4" w14:textId="77777777" w:rsidR="00D7259E" w:rsidRPr="002E7745" w:rsidRDefault="00D7259E" w:rsidP="009836A3">
            <w:pPr>
              <w:pStyle w:val="ListParagraph"/>
              <w:ind w:left="0"/>
              <w:rPr>
                <w:color w:val="000000" w:themeColor="text1"/>
                <w:sz w:val="24"/>
                <w:szCs w:val="24"/>
              </w:rPr>
            </w:pPr>
          </w:p>
        </w:tc>
        <w:tc>
          <w:tcPr>
            <w:tcW w:w="540" w:type="dxa"/>
          </w:tcPr>
          <w:p w14:paraId="2681A494" w14:textId="77777777" w:rsidR="00D7259E" w:rsidRPr="002E7745" w:rsidRDefault="00D7259E" w:rsidP="009836A3">
            <w:pPr>
              <w:pStyle w:val="ListParagraph"/>
              <w:ind w:left="0"/>
              <w:rPr>
                <w:color w:val="000000" w:themeColor="text1"/>
                <w:sz w:val="24"/>
                <w:szCs w:val="24"/>
              </w:rPr>
            </w:pPr>
            <w:r w:rsidRPr="002E7745">
              <w:rPr>
                <w:color w:val="000000" w:themeColor="text1"/>
                <w:sz w:val="24"/>
                <w:szCs w:val="24"/>
              </w:rPr>
              <w:t>No</w:t>
            </w:r>
          </w:p>
        </w:tc>
        <w:tc>
          <w:tcPr>
            <w:tcW w:w="450" w:type="dxa"/>
          </w:tcPr>
          <w:p w14:paraId="56939922" w14:textId="77777777" w:rsidR="00D7259E" w:rsidRPr="002E7745" w:rsidRDefault="00D7259E" w:rsidP="009836A3">
            <w:pPr>
              <w:pStyle w:val="ListParagraph"/>
              <w:ind w:left="0"/>
              <w:rPr>
                <w:color w:val="000000" w:themeColor="text1"/>
                <w:sz w:val="24"/>
                <w:szCs w:val="24"/>
              </w:rPr>
            </w:pPr>
          </w:p>
        </w:tc>
      </w:tr>
    </w:tbl>
    <w:p w14:paraId="322C822F" w14:textId="77777777" w:rsidR="00D7259E" w:rsidRPr="002E7745" w:rsidRDefault="00D7259E" w:rsidP="00D7259E">
      <w:pPr>
        <w:pStyle w:val="ListParagraph"/>
        <w:ind w:left="1440"/>
        <w:rPr>
          <w:color w:val="000000" w:themeColor="text1"/>
          <w:sz w:val="24"/>
          <w:szCs w:val="24"/>
        </w:rPr>
      </w:pPr>
    </w:p>
    <w:p w14:paraId="708B06EF" w14:textId="7D1F7429"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The student group can</w:t>
      </w:r>
      <w:r w:rsidR="00D7259E" w:rsidRPr="009E2BAA">
        <w:rPr>
          <w:color w:val="000000" w:themeColor="text1"/>
          <w:sz w:val="24"/>
          <w:szCs w:val="24"/>
        </w:rPr>
        <w:t xml:space="preserve"> successfully execute the proposed project</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073AD8" w:rsidRPr="002E7745" w14:paraId="2CAC69FC" w14:textId="77777777" w:rsidTr="009836A3">
        <w:tc>
          <w:tcPr>
            <w:tcW w:w="625" w:type="dxa"/>
          </w:tcPr>
          <w:p w14:paraId="2095F211" w14:textId="77777777" w:rsidR="00D7259E" w:rsidRPr="002E7745" w:rsidRDefault="00D7259E" w:rsidP="009836A3">
            <w:pPr>
              <w:pStyle w:val="ListParagraph"/>
              <w:ind w:left="0"/>
              <w:rPr>
                <w:color w:val="000000" w:themeColor="text1"/>
                <w:sz w:val="24"/>
                <w:szCs w:val="24"/>
              </w:rPr>
            </w:pPr>
            <w:r w:rsidRPr="002E7745">
              <w:rPr>
                <w:color w:val="000000" w:themeColor="text1"/>
                <w:sz w:val="24"/>
                <w:szCs w:val="24"/>
              </w:rPr>
              <w:t>Yes</w:t>
            </w:r>
          </w:p>
        </w:tc>
        <w:tc>
          <w:tcPr>
            <w:tcW w:w="450" w:type="dxa"/>
          </w:tcPr>
          <w:p w14:paraId="337437BD" w14:textId="77777777" w:rsidR="00D7259E" w:rsidRPr="002E7745" w:rsidRDefault="00D7259E" w:rsidP="009836A3">
            <w:pPr>
              <w:pStyle w:val="ListParagraph"/>
              <w:ind w:left="0"/>
              <w:rPr>
                <w:color w:val="000000" w:themeColor="text1"/>
                <w:sz w:val="24"/>
                <w:szCs w:val="24"/>
              </w:rPr>
            </w:pPr>
          </w:p>
        </w:tc>
        <w:tc>
          <w:tcPr>
            <w:tcW w:w="540" w:type="dxa"/>
          </w:tcPr>
          <w:p w14:paraId="0C8B2508" w14:textId="77777777" w:rsidR="00D7259E" w:rsidRPr="002E7745" w:rsidRDefault="00D7259E" w:rsidP="009836A3">
            <w:pPr>
              <w:pStyle w:val="ListParagraph"/>
              <w:ind w:left="0"/>
              <w:rPr>
                <w:color w:val="000000" w:themeColor="text1"/>
                <w:sz w:val="24"/>
                <w:szCs w:val="24"/>
              </w:rPr>
            </w:pPr>
            <w:r w:rsidRPr="002E7745">
              <w:rPr>
                <w:color w:val="000000" w:themeColor="text1"/>
                <w:sz w:val="24"/>
                <w:szCs w:val="24"/>
              </w:rPr>
              <w:t>No</w:t>
            </w:r>
          </w:p>
        </w:tc>
        <w:tc>
          <w:tcPr>
            <w:tcW w:w="450" w:type="dxa"/>
          </w:tcPr>
          <w:p w14:paraId="51184F70" w14:textId="77777777" w:rsidR="00D7259E" w:rsidRPr="002E7745" w:rsidRDefault="00D7259E" w:rsidP="009836A3">
            <w:pPr>
              <w:pStyle w:val="ListParagraph"/>
              <w:ind w:left="0"/>
              <w:rPr>
                <w:color w:val="000000" w:themeColor="text1"/>
                <w:sz w:val="24"/>
                <w:szCs w:val="24"/>
              </w:rPr>
            </w:pPr>
          </w:p>
        </w:tc>
      </w:tr>
    </w:tbl>
    <w:p w14:paraId="6D6AAA68" w14:textId="77777777" w:rsidR="00D7259E" w:rsidRPr="002E7745" w:rsidRDefault="00D7259E" w:rsidP="00D7259E">
      <w:pPr>
        <w:pStyle w:val="ListParagraph"/>
        <w:ind w:left="1440"/>
        <w:rPr>
          <w:color w:val="000000" w:themeColor="text1"/>
          <w:sz w:val="24"/>
          <w:szCs w:val="24"/>
        </w:rPr>
      </w:pPr>
    </w:p>
    <w:p w14:paraId="30184B06" w14:textId="3481163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sub-objectives </w:t>
      </w:r>
      <w:r w:rsidR="00D7259E">
        <w:rPr>
          <w:color w:val="000000" w:themeColor="text1"/>
          <w:sz w:val="24"/>
          <w:szCs w:val="24"/>
        </w:rPr>
        <w:t>reflect</w:t>
      </w:r>
      <w:r w:rsidR="00D7259E" w:rsidRPr="009E2BAA">
        <w:rPr>
          <w:color w:val="000000" w:themeColor="text1"/>
          <w:sz w:val="24"/>
          <w:szCs w:val="24"/>
        </w:rPr>
        <w:t xml:space="preserve"> the students' areas of specialization</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073AD8" w:rsidRPr="002E7745" w14:paraId="2DF0F13A" w14:textId="77777777" w:rsidTr="009836A3">
        <w:tc>
          <w:tcPr>
            <w:tcW w:w="625" w:type="dxa"/>
          </w:tcPr>
          <w:p w14:paraId="2F02E6BE" w14:textId="77777777" w:rsidR="00D7259E" w:rsidRPr="002E7745" w:rsidRDefault="00D7259E" w:rsidP="009836A3">
            <w:pPr>
              <w:pStyle w:val="ListParagraph"/>
              <w:ind w:left="0"/>
              <w:rPr>
                <w:color w:val="000000" w:themeColor="text1"/>
                <w:sz w:val="24"/>
                <w:szCs w:val="24"/>
              </w:rPr>
            </w:pPr>
            <w:r w:rsidRPr="002E7745">
              <w:rPr>
                <w:color w:val="000000" w:themeColor="text1"/>
                <w:sz w:val="24"/>
                <w:szCs w:val="24"/>
              </w:rPr>
              <w:t>Yes</w:t>
            </w:r>
          </w:p>
        </w:tc>
        <w:tc>
          <w:tcPr>
            <w:tcW w:w="450" w:type="dxa"/>
          </w:tcPr>
          <w:p w14:paraId="1D5ADE64" w14:textId="77777777" w:rsidR="00D7259E" w:rsidRPr="002E7745" w:rsidRDefault="00D7259E" w:rsidP="009836A3">
            <w:pPr>
              <w:pStyle w:val="ListParagraph"/>
              <w:ind w:left="0"/>
              <w:rPr>
                <w:color w:val="000000" w:themeColor="text1"/>
                <w:sz w:val="24"/>
                <w:szCs w:val="24"/>
              </w:rPr>
            </w:pPr>
          </w:p>
        </w:tc>
        <w:tc>
          <w:tcPr>
            <w:tcW w:w="540" w:type="dxa"/>
          </w:tcPr>
          <w:p w14:paraId="4212743A" w14:textId="77777777" w:rsidR="00D7259E" w:rsidRPr="002E7745" w:rsidRDefault="00D7259E" w:rsidP="009836A3">
            <w:pPr>
              <w:pStyle w:val="ListParagraph"/>
              <w:ind w:left="0"/>
              <w:rPr>
                <w:color w:val="000000" w:themeColor="text1"/>
                <w:sz w:val="24"/>
                <w:szCs w:val="24"/>
              </w:rPr>
            </w:pPr>
            <w:r w:rsidRPr="002E7745">
              <w:rPr>
                <w:color w:val="000000" w:themeColor="text1"/>
                <w:sz w:val="24"/>
                <w:szCs w:val="24"/>
              </w:rPr>
              <w:t>No</w:t>
            </w:r>
          </w:p>
        </w:tc>
        <w:tc>
          <w:tcPr>
            <w:tcW w:w="450" w:type="dxa"/>
          </w:tcPr>
          <w:p w14:paraId="59019D00" w14:textId="77777777" w:rsidR="00D7259E" w:rsidRPr="002E7745" w:rsidRDefault="00D7259E" w:rsidP="009836A3">
            <w:pPr>
              <w:pStyle w:val="ListParagraph"/>
              <w:ind w:left="0"/>
              <w:rPr>
                <w:color w:val="000000" w:themeColor="text1"/>
                <w:sz w:val="24"/>
                <w:szCs w:val="24"/>
              </w:rPr>
            </w:pPr>
          </w:p>
        </w:tc>
      </w:tr>
    </w:tbl>
    <w:p w14:paraId="0F630AF3" w14:textId="77777777" w:rsidR="00D7259E" w:rsidRPr="002E7745" w:rsidRDefault="00D7259E" w:rsidP="00D7259E">
      <w:pPr>
        <w:pStyle w:val="ListParagraph"/>
        <w:ind w:left="1440"/>
        <w:rPr>
          <w:color w:val="000000" w:themeColor="text1"/>
          <w:sz w:val="24"/>
          <w:szCs w:val="24"/>
        </w:rPr>
      </w:pPr>
    </w:p>
    <w:p w14:paraId="65A7CDB0" w14:textId="327614B6" w:rsidR="00D7259E" w:rsidRPr="002E7745" w:rsidRDefault="003B2915" w:rsidP="00D7259E">
      <w:pPr>
        <w:pStyle w:val="ListParagraph"/>
        <w:numPr>
          <w:ilvl w:val="0"/>
          <w:numId w:val="5"/>
        </w:numPr>
        <w:ind w:right="720"/>
        <w:rPr>
          <w:color w:val="000000" w:themeColor="text1"/>
          <w:sz w:val="24"/>
          <w:szCs w:val="24"/>
        </w:rPr>
      </w:pPr>
      <w:r>
        <w:rPr>
          <w:color w:val="000000" w:themeColor="text1"/>
          <w:sz w:val="24"/>
          <w:szCs w:val="24"/>
        </w:rPr>
        <w:t>Any other comments</w:t>
      </w:r>
      <w:r w:rsidR="00D7259E">
        <w:rPr>
          <w:color w:val="000000" w:themeColor="text1"/>
          <w:sz w:val="24"/>
          <w:szCs w:val="24"/>
        </w:rPr>
        <w:t xml:space="preserve">: </w:t>
      </w:r>
    </w:p>
    <w:p w14:paraId="718AC8BA" w14:textId="77777777" w:rsidR="00D7259E" w:rsidRDefault="00D7259E" w:rsidP="00D7259E">
      <w:pPr>
        <w:pStyle w:val="ListParagraph"/>
        <w:ind w:left="1440"/>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8247" behindDoc="0" locked="0" layoutInCell="1" allowOverlap="1" wp14:anchorId="51B04282" wp14:editId="3FC60E11">
                <wp:simplePos x="0" y="0"/>
                <wp:positionH relativeFrom="margin">
                  <wp:posOffset>971550</wp:posOffset>
                </wp:positionH>
                <wp:positionV relativeFrom="paragraph">
                  <wp:posOffset>17780</wp:posOffset>
                </wp:positionV>
                <wp:extent cx="4731026" cy="695325"/>
                <wp:effectExtent l="0" t="0" r="12700" b="28575"/>
                <wp:wrapNone/>
                <wp:docPr id="1582874056" name="Text Box 1582874056"/>
                <wp:cNvGraphicFramePr/>
                <a:graphic xmlns:a="http://schemas.openxmlformats.org/drawingml/2006/main">
                  <a:graphicData uri="http://schemas.microsoft.com/office/word/2010/wordprocessingShape">
                    <wps:wsp>
                      <wps:cNvSpPr txBox="1"/>
                      <wps:spPr>
                        <a:xfrm>
                          <a:off x="0" y="0"/>
                          <a:ext cx="4731026" cy="695325"/>
                        </a:xfrm>
                        <a:prstGeom prst="rect">
                          <a:avLst/>
                        </a:prstGeom>
                        <a:solidFill>
                          <a:sysClr val="window" lastClr="FFFFFF"/>
                        </a:solidFill>
                        <a:ln w="6350">
                          <a:solidFill>
                            <a:prstClr val="black"/>
                          </a:solidFill>
                        </a:ln>
                      </wps:spPr>
                      <wps:txbx>
                        <w:txbxContent>
                          <w:p w14:paraId="1CDA93ED" w14:textId="77777777" w:rsidR="00D7259E" w:rsidRDefault="00D7259E" w:rsidP="00D725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04282" id="Text Box 1582874056" o:spid="_x0000_s1040" type="#_x0000_t202" style="position:absolute;left:0;text-align:left;margin-left:76.5pt;margin-top:1.4pt;width:372.5pt;height:54.7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" fillcolor="window" strokeweight=".5pt">
                <v:textbox>
                  <w:txbxContent>
                    <w:p w14:paraId="1CDA93ED" w14:textId="77777777" w:rsidR="00D7259E" w:rsidRDefault="00D7259E" w:rsidP="00D7259E"/>
                  </w:txbxContent>
                </v:textbox>
                <w10:wrap anchorx="margin"/>
              </v:shape>
            </w:pict>
          </mc:Fallback>
        </mc:AlternateContent>
      </w:r>
    </w:p>
    <w:p w14:paraId="74438812" w14:textId="77777777" w:rsidR="00D7259E" w:rsidRDefault="00D7259E" w:rsidP="00D7259E">
      <w:pPr>
        <w:pStyle w:val="ListParagraph"/>
        <w:ind w:left="1440"/>
        <w:rPr>
          <w:color w:val="000000" w:themeColor="text1"/>
          <w:sz w:val="24"/>
          <w:szCs w:val="24"/>
        </w:rPr>
      </w:pPr>
    </w:p>
    <w:p w14:paraId="5DC80828" w14:textId="77777777" w:rsidR="00D7259E" w:rsidRDefault="00D7259E" w:rsidP="00D7259E">
      <w:pPr>
        <w:pStyle w:val="ListParagraph"/>
        <w:ind w:left="1440"/>
        <w:rPr>
          <w:color w:val="000000" w:themeColor="text1"/>
          <w:sz w:val="24"/>
          <w:szCs w:val="24"/>
        </w:rPr>
      </w:pPr>
    </w:p>
    <w:p w14:paraId="5DEDDCD7" w14:textId="77777777" w:rsidR="00D7259E" w:rsidRDefault="00D7259E" w:rsidP="00D7259E">
      <w:pPr>
        <w:pStyle w:val="ListParagraph"/>
        <w:ind w:left="1440"/>
        <w:rPr>
          <w:color w:val="000000" w:themeColor="text1"/>
          <w:sz w:val="24"/>
          <w:szCs w:val="24"/>
        </w:rPr>
      </w:pPr>
    </w:p>
    <w:p w14:paraId="093E1D0B" w14:textId="77777777" w:rsidR="00D7259E" w:rsidRDefault="00D7259E" w:rsidP="00D7259E">
      <w:pPr>
        <w:pStyle w:val="ListParagraph"/>
        <w:ind w:left="1440"/>
        <w:rPr>
          <w:color w:val="000000" w:themeColor="text1"/>
          <w:sz w:val="24"/>
          <w:szCs w:val="24"/>
        </w:rPr>
      </w:pPr>
    </w:p>
    <w:p w14:paraId="0ACDEC49" w14:textId="77777777" w:rsidR="008F49B0" w:rsidRDefault="008F49B0" w:rsidP="00D7259E">
      <w:pPr>
        <w:pStyle w:val="ListParagraph"/>
        <w:ind w:left="1440"/>
        <w:rPr>
          <w:color w:val="000000" w:themeColor="text1"/>
          <w:sz w:val="24"/>
          <w:szCs w:val="24"/>
        </w:rPr>
      </w:pPr>
    </w:p>
    <w:tbl>
      <w:tblPr>
        <w:tblStyle w:val="TableGrid"/>
        <w:tblW w:w="8725" w:type="dxa"/>
        <w:tblInd w:w="720" w:type="dxa"/>
        <w:tblLook w:val="04A0" w:firstRow="1" w:lastRow="0" w:firstColumn="1" w:lastColumn="0" w:noHBand="0" w:noVBand="1"/>
      </w:tblPr>
      <w:tblGrid>
        <w:gridCol w:w="2145"/>
        <w:gridCol w:w="904"/>
        <w:gridCol w:w="1806"/>
        <w:gridCol w:w="1800"/>
        <w:gridCol w:w="2070"/>
      </w:tblGrid>
      <w:tr w:rsidR="007863B7" w:rsidRPr="002E7745" w14:paraId="0498282B" w14:textId="77777777" w:rsidTr="009836A3">
        <w:trPr>
          <w:trHeight w:val="408"/>
        </w:trPr>
        <w:tc>
          <w:tcPr>
            <w:tcW w:w="2145" w:type="dxa"/>
          </w:tcPr>
          <w:p w14:paraId="769BBAC4" w14:textId="77777777" w:rsidR="008F49B0" w:rsidRPr="002E7745" w:rsidRDefault="008F49B0" w:rsidP="009836A3">
            <w:pPr>
              <w:pStyle w:val="ListParagraph"/>
              <w:ind w:left="0"/>
              <w:jc w:val="center"/>
              <w:rPr>
                <w:color w:val="000000" w:themeColor="text1"/>
                <w:sz w:val="24"/>
                <w:szCs w:val="24"/>
              </w:rPr>
            </w:pPr>
          </w:p>
        </w:tc>
        <w:tc>
          <w:tcPr>
            <w:tcW w:w="904" w:type="dxa"/>
          </w:tcPr>
          <w:p w14:paraId="4F58EF15" w14:textId="77777777" w:rsidR="008F49B0" w:rsidRPr="002E7745" w:rsidRDefault="008F49B0" w:rsidP="009836A3">
            <w:pPr>
              <w:pStyle w:val="ListParagraph"/>
              <w:ind w:left="0"/>
              <w:jc w:val="center"/>
              <w:rPr>
                <w:color w:val="000000" w:themeColor="text1"/>
                <w:sz w:val="24"/>
                <w:szCs w:val="24"/>
              </w:rPr>
            </w:pPr>
            <w:r w:rsidRPr="002E7745">
              <w:rPr>
                <w:color w:val="000000" w:themeColor="text1"/>
                <w:sz w:val="24"/>
                <w:szCs w:val="24"/>
              </w:rPr>
              <w:t>Title</w:t>
            </w:r>
          </w:p>
        </w:tc>
        <w:tc>
          <w:tcPr>
            <w:tcW w:w="1806" w:type="dxa"/>
          </w:tcPr>
          <w:p w14:paraId="21D8D877" w14:textId="77777777" w:rsidR="008F49B0" w:rsidRPr="002E7745" w:rsidRDefault="008F49B0" w:rsidP="009836A3">
            <w:pPr>
              <w:pStyle w:val="ListParagraph"/>
              <w:ind w:left="0"/>
              <w:jc w:val="center"/>
              <w:rPr>
                <w:color w:val="000000" w:themeColor="text1"/>
                <w:sz w:val="24"/>
                <w:szCs w:val="24"/>
              </w:rPr>
            </w:pPr>
            <w:r w:rsidRPr="002E7745">
              <w:rPr>
                <w:color w:val="000000" w:themeColor="text1"/>
                <w:sz w:val="24"/>
                <w:szCs w:val="24"/>
              </w:rPr>
              <w:t>First Name</w:t>
            </w:r>
          </w:p>
        </w:tc>
        <w:tc>
          <w:tcPr>
            <w:tcW w:w="1800" w:type="dxa"/>
          </w:tcPr>
          <w:p w14:paraId="16F50CEC" w14:textId="77777777" w:rsidR="008F49B0" w:rsidRPr="002E7745" w:rsidRDefault="008F49B0" w:rsidP="009836A3">
            <w:pPr>
              <w:pStyle w:val="ListParagraph"/>
              <w:ind w:left="0"/>
              <w:jc w:val="center"/>
              <w:rPr>
                <w:color w:val="000000" w:themeColor="text1"/>
                <w:sz w:val="24"/>
                <w:szCs w:val="24"/>
              </w:rPr>
            </w:pPr>
            <w:r w:rsidRPr="002E7745">
              <w:rPr>
                <w:color w:val="000000" w:themeColor="text1"/>
                <w:sz w:val="24"/>
                <w:szCs w:val="24"/>
              </w:rPr>
              <w:t>Last Name</w:t>
            </w:r>
          </w:p>
        </w:tc>
        <w:tc>
          <w:tcPr>
            <w:tcW w:w="2070" w:type="dxa"/>
          </w:tcPr>
          <w:p w14:paraId="51FD7C58" w14:textId="77777777" w:rsidR="008F49B0" w:rsidRPr="002E7745" w:rsidRDefault="008F49B0" w:rsidP="009836A3">
            <w:pPr>
              <w:pStyle w:val="ListParagraph"/>
              <w:ind w:left="0"/>
              <w:jc w:val="center"/>
              <w:rPr>
                <w:color w:val="000000" w:themeColor="text1"/>
                <w:sz w:val="24"/>
                <w:szCs w:val="24"/>
              </w:rPr>
            </w:pPr>
            <w:r w:rsidRPr="002E7745">
              <w:rPr>
                <w:color w:val="000000" w:themeColor="text1"/>
                <w:sz w:val="24"/>
                <w:szCs w:val="24"/>
              </w:rPr>
              <w:t>Signature</w:t>
            </w:r>
          </w:p>
        </w:tc>
      </w:tr>
      <w:tr w:rsidR="007863B7" w:rsidRPr="002E7745" w14:paraId="0DA8367F" w14:textId="77777777" w:rsidTr="009836A3">
        <w:trPr>
          <w:trHeight w:val="842"/>
        </w:trPr>
        <w:tc>
          <w:tcPr>
            <w:tcW w:w="2145" w:type="dxa"/>
          </w:tcPr>
          <w:p w14:paraId="5C49B82F" w14:textId="77777777" w:rsidR="008F49B0" w:rsidRPr="002E7745" w:rsidRDefault="008F49B0" w:rsidP="009836A3">
            <w:pPr>
              <w:pStyle w:val="ListParagraph"/>
              <w:tabs>
                <w:tab w:val="left" w:pos="810"/>
              </w:tabs>
              <w:ind w:left="0"/>
              <w:rPr>
                <w:color w:val="000000" w:themeColor="text1"/>
                <w:sz w:val="24"/>
                <w:szCs w:val="24"/>
              </w:rPr>
            </w:pPr>
            <w:r w:rsidRPr="002E7745">
              <w:rPr>
                <w:color w:val="000000" w:themeColor="text1"/>
                <w:sz w:val="24"/>
                <w:szCs w:val="24"/>
              </w:rPr>
              <w:t>Supervisor</w:t>
            </w:r>
          </w:p>
        </w:tc>
        <w:tc>
          <w:tcPr>
            <w:tcW w:w="904" w:type="dxa"/>
          </w:tcPr>
          <w:p w14:paraId="132BD69E" w14:textId="77777777" w:rsidR="008F49B0" w:rsidRPr="002E7745" w:rsidRDefault="008F49B0" w:rsidP="009836A3">
            <w:pPr>
              <w:pStyle w:val="ListParagraph"/>
              <w:ind w:left="0"/>
              <w:rPr>
                <w:color w:val="000000" w:themeColor="text1"/>
                <w:sz w:val="24"/>
                <w:szCs w:val="24"/>
              </w:rPr>
            </w:pPr>
          </w:p>
        </w:tc>
        <w:tc>
          <w:tcPr>
            <w:tcW w:w="1806" w:type="dxa"/>
          </w:tcPr>
          <w:p w14:paraId="13D52253" w14:textId="77777777" w:rsidR="008F49B0" w:rsidRPr="002E7745" w:rsidRDefault="008F49B0" w:rsidP="009836A3">
            <w:pPr>
              <w:pStyle w:val="ListParagraph"/>
              <w:ind w:left="0"/>
              <w:rPr>
                <w:color w:val="000000" w:themeColor="text1"/>
                <w:sz w:val="24"/>
                <w:szCs w:val="24"/>
              </w:rPr>
            </w:pPr>
          </w:p>
        </w:tc>
        <w:tc>
          <w:tcPr>
            <w:tcW w:w="1800" w:type="dxa"/>
          </w:tcPr>
          <w:p w14:paraId="72928318" w14:textId="77777777" w:rsidR="008F49B0" w:rsidRPr="002E7745" w:rsidRDefault="008F49B0" w:rsidP="009836A3">
            <w:pPr>
              <w:pStyle w:val="ListParagraph"/>
              <w:ind w:left="0"/>
              <w:rPr>
                <w:color w:val="000000" w:themeColor="text1"/>
                <w:sz w:val="24"/>
                <w:szCs w:val="24"/>
              </w:rPr>
            </w:pPr>
          </w:p>
        </w:tc>
        <w:tc>
          <w:tcPr>
            <w:tcW w:w="2070" w:type="dxa"/>
          </w:tcPr>
          <w:p w14:paraId="79BC31B7" w14:textId="77777777" w:rsidR="008F49B0" w:rsidRPr="002E7745" w:rsidRDefault="008F49B0" w:rsidP="009836A3">
            <w:pPr>
              <w:pStyle w:val="ListParagraph"/>
              <w:ind w:left="0"/>
              <w:rPr>
                <w:color w:val="000000" w:themeColor="text1"/>
                <w:sz w:val="24"/>
                <w:szCs w:val="24"/>
              </w:rPr>
            </w:pPr>
          </w:p>
          <w:p w14:paraId="43CC3F61" w14:textId="77777777" w:rsidR="008F49B0" w:rsidRPr="002E7745" w:rsidRDefault="008F49B0" w:rsidP="009836A3">
            <w:pPr>
              <w:pStyle w:val="ListParagraph"/>
              <w:ind w:left="0"/>
              <w:rPr>
                <w:color w:val="000000" w:themeColor="text1"/>
                <w:sz w:val="24"/>
                <w:szCs w:val="24"/>
              </w:rPr>
            </w:pPr>
          </w:p>
        </w:tc>
      </w:tr>
      <w:tr w:rsidR="007863B7" w:rsidRPr="002E7745" w14:paraId="27A1991E" w14:textId="77777777" w:rsidTr="009836A3">
        <w:trPr>
          <w:trHeight w:val="842"/>
        </w:trPr>
        <w:tc>
          <w:tcPr>
            <w:tcW w:w="2145" w:type="dxa"/>
          </w:tcPr>
          <w:p w14:paraId="093F59D7" w14:textId="77777777" w:rsidR="008F49B0" w:rsidRPr="002E7745" w:rsidRDefault="008F49B0" w:rsidP="009836A3">
            <w:pPr>
              <w:pStyle w:val="ListParagraph"/>
              <w:ind w:left="0"/>
              <w:rPr>
                <w:color w:val="000000" w:themeColor="text1"/>
                <w:sz w:val="24"/>
                <w:szCs w:val="24"/>
              </w:rPr>
            </w:pPr>
            <w:r w:rsidRPr="002E7745">
              <w:rPr>
                <w:color w:val="000000" w:themeColor="text1"/>
                <w:sz w:val="24"/>
                <w:szCs w:val="24"/>
              </w:rPr>
              <w:t>Co-Supervisor</w:t>
            </w:r>
          </w:p>
        </w:tc>
        <w:tc>
          <w:tcPr>
            <w:tcW w:w="904" w:type="dxa"/>
          </w:tcPr>
          <w:p w14:paraId="5E664D51" w14:textId="77777777" w:rsidR="008F49B0" w:rsidRPr="002E7745" w:rsidRDefault="008F49B0" w:rsidP="009836A3">
            <w:pPr>
              <w:pStyle w:val="ListParagraph"/>
              <w:ind w:left="0"/>
              <w:rPr>
                <w:color w:val="000000" w:themeColor="text1"/>
                <w:sz w:val="24"/>
                <w:szCs w:val="24"/>
              </w:rPr>
            </w:pPr>
          </w:p>
        </w:tc>
        <w:tc>
          <w:tcPr>
            <w:tcW w:w="1806" w:type="dxa"/>
          </w:tcPr>
          <w:p w14:paraId="15B10FD1" w14:textId="77777777" w:rsidR="008F49B0" w:rsidRPr="002E7745" w:rsidRDefault="008F49B0" w:rsidP="009836A3">
            <w:pPr>
              <w:pStyle w:val="ListParagraph"/>
              <w:ind w:left="0"/>
              <w:rPr>
                <w:color w:val="000000" w:themeColor="text1"/>
                <w:sz w:val="24"/>
                <w:szCs w:val="24"/>
              </w:rPr>
            </w:pPr>
          </w:p>
        </w:tc>
        <w:tc>
          <w:tcPr>
            <w:tcW w:w="1800" w:type="dxa"/>
          </w:tcPr>
          <w:p w14:paraId="44B89446" w14:textId="77777777" w:rsidR="008F49B0" w:rsidRPr="002E7745" w:rsidRDefault="008F49B0" w:rsidP="009836A3">
            <w:pPr>
              <w:pStyle w:val="ListParagraph"/>
              <w:ind w:left="0"/>
              <w:rPr>
                <w:color w:val="000000" w:themeColor="text1"/>
                <w:sz w:val="24"/>
                <w:szCs w:val="24"/>
              </w:rPr>
            </w:pPr>
          </w:p>
        </w:tc>
        <w:tc>
          <w:tcPr>
            <w:tcW w:w="2070" w:type="dxa"/>
          </w:tcPr>
          <w:p w14:paraId="781D28FA" w14:textId="77777777" w:rsidR="008F49B0" w:rsidRPr="002E7745" w:rsidRDefault="008F49B0" w:rsidP="009836A3">
            <w:pPr>
              <w:pStyle w:val="ListParagraph"/>
              <w:ind w:left="0"/>
              <w:rPr>
                <w:color w:val="000000" w:themeColor="text1"/>
                <w:sz w:val="24"/>
                <w:szCs w:val="24"/>
              </w:rPr>
            </w:pPr>
          </w:p>
          <w:p w14:paraId="11BA0013" w14:textId="77777777" w:rsidR="008F49B0" w:rsidRPr="002E7745" w:rsidRDefault="008F49B0" w:rsidP="009836A3">
            <w:pPr>
              <w:pStyle w:val="ListParagraph"/>
              <w:ind w:left="0"/>
              <w:rPr>
                <w:color w:val="000000" w:themeColor="text1"/>
                <w:sz w:val="24"/>
                <w:szCs w:val="24"/>
              </w:rPr>
            </w:pPr>
          </w:p>
        </w:tc>
      </w:tr>
      <w:tr w:rsidR="007863B7" w:rsidRPr="002E7745" w14:paraId="4621782E" w14:textId="77777777" w:rsidTr="009836A3">
        <w:trPr>
          <w:trHeight w:val="818"/>
        </w:trPr>
        <w:tc>
          <w:tcPr>
            <w:tcW w:w="2145" w:type="dxa"/>
          </w:tcPr>
          <w:p w14:paraId="7D7BE0EC" w14:textId="77777777" w:rsidR="008F49B0" w:rsidRPr="002E7745" w:rsidRDefault="008F49B0" w:rsidP="009836A3">
            <w:pPr>
              <w:pStyle w:val="ListParagraph"/>
              <w:ind w:left="0"/>
              <w:rPr>
                <w:color w:val="000000" w:themeColor="text1"/>
                <w:sz w:val="24"/>
                <w:szCs w:val="24"/>
              </w:rPr>
            </w:pPr>
            <w:r w:rsidRPr="002E7745">
              <w:rPr>
                <w:color w:val="000000" w:themeColor="text1"/>
                <w:sz w:val="24"/>
                <w:szCs w:val="24"/>
              </w:rPr>
              <w:t>External Supervisor</w:t>
            </w:r>
          </w:p>
        </w:tc>
        <w:tc>
          <w:tcPr>
            <w:tcW w:w="904" w:type="dxa"/>
          </w:tcPr>
          <w:p w14:paraId="1470B373" w14:textId="77777777" w:rsidR="008F49B0" w:rsidRPr="002E7745" w:rsidRDefault="008F49B0" w:rsidP="009836A3">
            <w:pPr>
              <w:pStyle w:val="ListParagraph"/>
              <w:ind w:left="0"/>
              <w:rPr>
                <w:color w:val="000000" w:themeColor="text1"/>
                <w:sz w:val="24"/>
                <w:szCs w:val="24"/>
              </w:rPr>
            </w:pPr>
          </w:p>
        </w:tc>
        <w:tc>
          <w:tcPr>
            <w:tcW w:w="1806" w:type="dxa"/>
          </w:tcPr>
          <w:p w14:paraId="42A1040A" w14:textId="77777777" w:rsidR="008F49B0" w:rsidRPr="002E7745" w:rsidRDefault="008F49B0" w:rsidP="009836A3">
            <w:pPr>
              <w:pStyle w:val="ListParagraph"/>
              <w:ind w:left="0"/>
              <w:rPr>
                <w:color w:val="000000" w:themeColor="text1"/>
                <w:sz w:val="24"/>
                <w:szCs w:val="24"/>
              </w:rPr>
            </w:pPr>
          </w:p>
        </w:tc>
        <w:tc>
          <w:tcPr>
            <w:tcW w:w="1800" w:type="dxa"/>
          </w:tcPr>
          <w:p w14:paraId="3624D57D" w14:textId="77777777" w:rsidR="008F49B0" w:rsidRPr="002E7745" w:rsidRDefault="008F49B0" w:rsidP="009836A3">
            <w:pPr>
              <w:pStyle w:val="ListParagraph"/>
              <w:ind w:left="0"/>
              <w:rPr>
                <w:color w:val="000000" w:themeColor="text1"/>
                <w:sz w:val="24"/>
                <w:szCs w:val="24"/>
              </w:rPr>
            </w:pPr>
          </w:p>
        </w:tc>
        <w:tc>
          <w:tcPr>
            <w:tcW w:w="2070" w:type="dxa"/>
          </w:tcPr>
          <w:p w14:paraId="3E1EFECB" w14:textId="77777777" w:rsidR="008F49B0" w:rsidRPr="002E7745" w:rsidRDefault="008F49B0" w:rsidP="009836A3">
            <w:pPr>
              <w:pStyle w:val="ListParagraph"/>
              <w:ind w:left="0"/>
              <w:rPr>
                <w:color w:val="000000" w:themeColor="text1"/>
                <w:sz w:val="24"/>
                <w:szCs w:val="24"/>
              </w:rPr>
            </w:pPr>
          </w:p>
        </w:tc>
      </w:tr>
      <w:tr w:rsidR="008F49B0" w:rsidRPr="002E7745" w14:paraId="79E6B996" w14:textId="77777777" w:rsidTr="009836A3">
        <w:trPr>
          <w:trHeight w:val="818"/>
        </w:trPr>
        <w:tc>
          <w:tcPr>
            <w:tcW w:w="8725" w:type="dxa"/>
            <w:gridSpan w:val="5"/>
          </w:tcPr>
          <w:p w14:paraId="0D0C4CAA" w14:textId="77777777" w:rsidR="008F49B0" w:rsidRPr="005039F6" w:rsidRDefault="008F49B0" w:rsidP="009836A3">
            <w:pPr>
              <w:rPr>
                <w:color w:val="000000" w:themeColor="text1"/>
                <w:sz w:val="24"/>
                <w:szCs w:val="24"/>
              </w:rPr>
            </w:pPr>
            <w:r w:rsidRPr="005039F6">
              <w:rPr>
                <w:color w:val="000000" w:themeColor="text1"/>
                <w:sz w:val="24"/>
                <w:szCs w:val="24"/>
              </w:rPr>
              <w:t>Summary of external supervisor’s (if any) experience and expertise</w:t>
            </w:r>
          </w:p>
          <w:p w14:paraId="2BE5C1F8" w14:textId="77777777" w:rsidR="008F49B0" w:rsidRDefault="008F49B0" w:rsidP="009836A3">
            <w:pPr>
              <w:pStyle w:val="ListParagraph"/>
              <w:ind w:left="0"/>
              <w:rPr>
                <w:color w:val="000000" w:themeColor="text1"/>
                <w:sz w:val="24"/>
                <w:szCs w:val="24"/>
              </w:rPr>
            </w:pPr>
          </w:p>
          <w:p w14:paraId="284F0104" w14:textId="77777777" w:rsidR="008F49B0" w:rsidRPr="002E7745" w:rsidRDefault="008F49B0" w:rsidP="009836A3">
            <w:pPr>
              <w:pStyle w:val="ListParagraph"/>
              <w:ind w:left="0"/>
              <w:rPr>
                <w:color w:val="000000" w:themeColor="text1"/>
                <w:sz w:val="24"/>
                <w:szCs w:val="24"/>
              </w:rPr>
            </w:pPr>
          </w:p>
        </w:tc>
      </w:tr>
    </w:tbl>
    <w:p w14:paraId="796117CA" w14:textId="401E2C80" w:rsidR="00D7259E" w:rsidRDefault="003B2915" w:rsidP="003B2915">
      <w:pPr>
        <w:rPr>
          <w:rFonts w:ascii="Calibri" w:eastAsia="MS Mincho" w:hAnsi="Calibri" w:cs="Iskoola Pota"/>
          <w:b/>
          <w:sz w:val="26"/>
          <w:szCs w:val="26"/>
          <w:u w:val="single"/>
          <w:lang w:eastAsia="en-US" w:bidi="si-LK"/>
        </w:rPr>
      </w:pPr>
      <w:r>
        <w:rPr>
          <w:color w:val="000000" w:themeColor="text1"/>
          <w:sz w:val="24"/>
          <w:szCs w:val="24"/>
        </w:rPr>
        <w:tab/>
      </w:r>
    </w:p>
    <w:sectPr w:rsidR="00D7259E" w:rsidSect="00DF14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318A4" w14:textId="77777777" w:rsidR="00813CD2" w:rsidRDefault="00813CD2" w:rsidP="00BD4174">
      <w:pPr>
        <w:spacing w:after="0" w:line="240" w:lineRule="auto"/>
      </w:pPr>
      <w:r>
        <w:separator/>
      </w:r>
    </w:p>
  </w:endnote>
  <w:endnote w:type="continuationSeparator" w:id="0">
    <w:p w14:paraId="3626C6F2" w14:textId="77777777" w:rsidR="00813CD2" w:rsidRDefault="00813CD2" w:rsidP="00BD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565821"/>
      <w:docPartObj>
        <w:docPartGallery w:val="Page Numbers (Bottom of Page)"/>
        <w:docPartUnique/>
      </w:docPartObj>
    </w:sdtPr>
    <w:sdtEndPr/>
    <w:sdtContent>
      <w:sdt>
        <w:sdtPr>
          <w:id w:val="-1769616900"/>
          <w:docPartObj>
            <w:docPartGallery w:val="Page Numbers (Top of Page)"/>
            <w:docPartUnique/>
          </w:docPartObj>
        </w:sdtPr>
        <w:sdtEndPr/>
        <w:sdtContent>
          <w:p w14:paraId="7499F4F4" w14:textId="33FD23A5" w:rsidR="002353CC" w:rsidRDefault="002353C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F03DE">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F03DE">
              <w:rPr>
                <w:b/>
                <w:bCs/>
                <w:noProof/>
              </w:rPr>
              <w:t>6</w:t>
            </w:r>
            <w:r>
              <w:rPr>
                <w:b/>
                <w:bCs/>
                <w:sz w:val="24"/>
                <w:szCs w:val="24"/>
              </w:rPr>
              <w:fldChar w:fldCharType="end"/>
            </w:r>
          </w:p>
        </w:sdtContent>
      </w:sdt>
    </w:sdtContent>
  </w:sdt>
  <w:p w14:paraId="1A928A11" w14:textId="207CFFFB" w:rsidR="008E3B0F" w:rsidRPr="00517CD6" w:rsidRDefault="00F43221" w:rsidP="008E3B0F">
    <w:pPr>
      <w:pStyle w:val="Header"/>
      <w:rPr>
        <w:i/>
        <w:iCs/>
      </w:rPr>
    </w:pPr>
    <w:r>
      <w:rPr>
        <w:i/>
        <w:iCs/>
      </w:rPr>
      <w:t>V2.</w:t>
    </w:r>
    <w:r w:rsidR="00370175">
      <w:rPr>
        <w:i/>
        <w:iCs/>
      </w:rPr>
      <w:t>1</w:t>
    </w:r>
    <w:r>
      <w:rPr>
        <w:i/>
        <w:iCs/>
      </w:rPr>
      <w:t xml:space="preserve"> updated on </w:t>
    </w:r>
    <w:r w:rsidR="00AE6A99">
      <w:rPr>
        <w:i/>
        <w:iCs/>
      </w:rPr>
      <w:t>02</w:t>
    </w:r>
    <w:r w:rsidR="00AE6A99" w:rsidRPr="00AE6A99">
      <w:rPr>
        <w:i/>
        <w:iCs/>
        <w:vertAlign w:val="superscript"/>
      </w:rPr>
      <w:t>nd</w:t>
    </w:r>
    <w:r w:rsidR="00AE6A99">
      <w:rPr>
        <w:i/>
        <w:iCs/>
      </w:rPr>
      <w:t xml:space="preserve"> Dec.</w:t>
    </w:r>
    <w:r>
      <w:rPr>
        <w:i/>
        <w:iCs/>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9F058" w14:textId="77777777" w:rsidR="00813CD2" w:rsidRDefault="00813CD2" w:rsidP="00BD4174">
      <w:pPr>
        <w:spacing w:after="0" w:line="240" w:lineRule="auto"/>
      </w:pPr>
      <w:r>
        <w:separator/>
      </w:r>
    </w:p>
  </w:footnote>
  <w:footnote w:type="continuationSeparator" w:id="0">
    <w:p w14:paraId="6804C7EF" w14:textId="77777777" w:rsidR="00813CD2" w:rsidRDefault="00813CD2" w:rsidP="00BD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7982" w14:textId="00C6750A" w:rsidR="00DA60D0" w:rsidRDefault="000846C3" w:rsidP="00C82598">
    <w:pPr>
      <w:jc w:val="center"/>
      <w:rPr>
        <w:b/>
        <w:bCs/>
        <w:sz w:val="28"/>
        <w:szCs w:val="24"/>
      </w:rPr>
    </w:pPr>
    <w:r w:rsidRPr="00C82598">
      <w:rPr>
        <w:b/>
        <w:bCs/>
        <w:noProof/>
        <w:sz w:val="28"/>
        <w:szCs w:val="24"/>
        <w:lang w:eastAsia="en-US" w:bidi="ar-SA"/>
      </w:rPr>
      <mc:AlternateContent>
        <mc:Choice Requires="wps">
          <w:drawing>
            <wp:anchor distT="45720" distB="45720" distL="114300" distR="114300" simplePos="0" relativeHeight="251658241" behindDoc="0" locked="0" layoutInCell="1" allowOverlap="1" wp14:anchorId="6883855D" wp14:editId="64FD9A94">
              <wp:simplePos x="0" y="0"/>
              <wp:positionH relativeFrom="column">
                <wp:posOffset>2971800</wp:posOffset>
              </wp:positionH>
              <wp:positionV relativeFrom="paragraph">
                <wp:posOffset>-85725</wp:posOffset>
              </wp:positionV>
              <wp:extent cx="2948305" cy="895350"/>
              <wp:effectExtent l="0" t="0" r="2349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895350"/>
                      </a:xfrm>
                      <a:prstGeom prst="rect">
                        <a:avLst/>
                      </a:prstGeom>
                      <a:solidFill>
                        <a:srgbClr val="FFFFFF"/>
                      </a:solidFill>
                      <a:ln w="9525">
                        <a:solidFill>
                          <a:srgbClr val="000000"/>
                        </a:solidFill>
                        <a:miter lim="800000"/>
                        <a:headEnd/>
                        <a:tailEnd/>
                      </a:ln>
                    </wps:spPr>
                    <wps:txb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3855D" id="_x0000_t202" coordsize="21600,21600" o:spt="202" path="m,l,21600r21600,l21600,xe">
              <v:stroke joinstyle="miter"/>
              <v:path gradientshapeok="t" o:connecttype="rect"/>
            </v:shapetype>
            <v:shape id="_x0000_s1041" type="#_x0000_t202" style="position:absolute;left:0;text-align:left;margin-left:234pt;margin-top:-6.75pt;width:232.15pt;height:70.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">
              <v:textbo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v:textbox>
              <w10:wrap type="square"/>
            </v:shape>
          </w:pict>
        </mc:Fallback>
      </mc:AlternateContent>
    </w:r>
    <w:r w:rsidRPr="008961A4">
      <w:rPr>
        <w:b/>
        <w:bCs/>
        <w:noProof/>
        <w:sz w:val="36"/>
        <w:szCs w:val="32"/>
        <w:lang w:eastAsia="en-US" w:bidi="ar-SA"/>
      </w:rPr>
      <w:drawing>
        <wp:anchor distT="0" distB="0" distL="114300" distR="114300" simplePos="0" relativeHeight="251658240" behindDoc="0" locked="0" layoutInCell="1" allowOverlap="1" wp14:anchorId="78903AC0" wp14:editId="184F3AFA">
          <wp:simplePos x="0" y="0"/>
          <wp:positionH relativeFrom="margin">
            <wp:posOffset>127591</wp:posOffset>
          </wp:positionH>
          <wp:positionV relativeFrom="paragraph">
            <wp:posOffset>31898</wp:posOffset>
          </wp:positionV>
          <wp:extent cx="2562446" cy="691966"/>
          <wp:effectExtent l="0" t="0" r="0" b="0"/>
          <wp:wrapNone/>
          <wp:docPr id="1051507837" name="Picture 105150783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69138" cy="693773"/>
                  </a:xfrm>
                  <a:prstGeom prst="rect">
                    <a:avLst/>
                  </a:prstGeom>
                </pic:spPr>
              </pic:pic>
            </a:graphicData>
          </a:graphic>
          <wp14:sizeRelH relativeFrom="margin">
            <wp14:pctWidth>0</wp14:pctWidth>
          </wp14:sizeRelH>
          <wp14:sizeRelV relativeFrom="margin">
            <wp14:pctHeight>0</wp14:pctHeight>
          </wp14:sizeRelV>
        </wp:anchor>
      </w:drawing>
    </w:r>
    <w:r w:rsidR="00DA60D0" w:rsidRPr="008961A4">
      <w:rPr>
        <w:b/>
        <w:bCs/>
        <w:sz w:val="28"/>
        <w:szCs w:val="24"/>
      </w:rPr>
      <w:t xml:space="preserve">       </w:t>
    </w:r>
  </w:p>
  <w:p w14:paraId="137B8A6B" w14:textId="05DB6819" w:rsidR="008E3B0F" w:rsidRDefault="008E3B0F">
    <w:pPr>
      <w:pStyle w:val="Header"/>
    </w:pPr>
  </w:p>
  <w:p w14:paraId="4D354799" w14:textId="1008921D" w:rsidR="007A55DA" w:rsidRDefault="007A55DA">
    <w:pPr>
      <w:pStyle w:val="Header"/>
    </w:pPr>
  </w:p>
  <w:p w14:paraId="7FF7A97E" w14:textId="6F9682FF" w:rsidR="00BD4174" w:rsidRDefault="00BD41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184"/>
    <w:multiLevelType w:val="hybridMultilevel"/>
    <w:tmpl w:val="46F468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7445FC"/>
    <w:multiLevelType w:val="hybridMultilevel"/>
    <w:tmpl w:val="90988EBE"/>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EA1C04"/>
    <w:multiLevelType w:val="hybridMultilevel"/>
    <w:tmpl w:val="BF4C52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F076B0"/>
    <w:multiLevelType w:val="multilevel"/>
    <w:tmpl w:val="329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D2DA1"/>
    <w:multiLevelType w:val="hybridMultilevel"/>
    <w:tmpl w:val="8A1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B1AF8"/>
    <w:multiLevelType w:val="hybridMultilevel"/>
    <w:tmpl w:val="ABF6A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045EE3"/>
    <w:multiLevelType w:val="multilevel"/>
    <w:tmpl w:val="C94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57F3C"/>
    <w:multiLevelType w:val="multilevel"/>
    <w:tmpl w:val="329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F0149"/>
    <w:multiLevelType w:val="multilevel"/>
    <w:tmpl w:val="183C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956B2"/>
    <w:multiLevelType w:val="hybridMultilevel"/>
    <w:tmpl w:val="CE6E128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3E1C78"/>
    <w:multiLevelType w:val="hybridMultilevel"/>
    <w:tmpl w:val="D7DA7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9C5A5C"/>
    <w:multiLevelType w:val="multilevel"/>
    <w:tmpl w:val="329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B324A"/>
    <w:multiLevelType w:val="hybridMultilevel"/>
    <w:tmpl w:val="896EE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B310AB"/>
    <w:multiLevelType w:val="multilevel"/>
    <w:tmpl w:val="4E14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17C22"/>
    <w:multiLevelType w:val="hybridMultilevel"/>
    <w:tmpl w:val="68389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5529D6"/>
    <w:multiLevelType w:val="hybridMultilevel"/>
    <w:tmpl w:val="82E2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D61EDB"/>
    <w:multiLevelType w:val="multilevel"/>
    <w:tmpl w:val="CEAE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F3040"/>
    <w:multiLevelType w:val="multilevel"/>
    <w:tmpl w:val="747C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862B6"/>
    <w:multiLevelType w:val="hybridMultilevel"/>
    <w:tmpl w:val="35F08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991D2F"/>
    <w:multiLevelType w:val="hybridMultilevel"/>
    <w:tmpl w:val="71D2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D366EB"/>
    <w:multiLevelType w:val="multilevel"/>
    <w:tmpl w:val="3D6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D719D"/>
    <w:multiLevelType w:val="hybridMultilevel"/>
    <w:tmpl w:val="C06C99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A1F0269"/>
    <w:multiLevelType w:val="multilevel"/>
    <w:tmpl w:val="329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B6BD0"/>
    <w:multiLevelType w:val="hybridMultilevel"/>
    <w:tmpl w:val="56E87E88"/>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0CD346A"/>
    <w:multiLevelType w:val="hybridMultilevel"/>
    <w:tmpl w:val="17687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1563B57"/>
    <w:multiLevelType w:val="hybridMultilevel"/>
    <w:tmpl w:val="6088A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1A216D4"/>
    <w:multiLevelType w:val="hybridMultilevel"/>
    <w:tmpl w:val="D3CA891E"/>
    <w:lvl w:ilvl="0" w:tplc="04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47124282"/>
    <w:multiLevelType w:val="multilevel"/>
    <w:tmpl w:val="5BC63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A12B45"/>
    <w:multiLevelType w:val="hybridMultilevel"/>
    <w:tmpl w:val="761CAEE0"/>
    <w:lvl w:ilvl="0" w:tplc="B6CA07E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B23133"/>
    <w:multiLevelType w:val="hybridMultilevel"/>
    <w:tmpl w:val="6C40674E"/>
    <w:lvl w:ilvl="0" w:tplc="7950635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483CD7"/>
    <w:multiLevelType w:val="hybridMultilevel"/>
    <w:tmpl w:val="6524B3D0"/>
    <w:lvl w:ilvl="0" w:tplc="04090001">
      <w:numFmt w:val="decimal"/>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5946143A"/>
    <w:multiLevelType w:val="hybridMultilevel"/>
    <w:tmpl w:val="6582C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66388A"/>
    <w:multiLevelType w:val="hybridMultilevel"/>
    <w:tmpl w:val="321CAC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375A68"/>
    <w:multiLevelType w:val="hybridMultilevel"/>
    <w:tmpl w:val="085C0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5E3837"/>
    <w:multiLevelType w:val="hybridMultilevel"/>
    <w:tmpl w:val="22AA2A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8C2D1C"/>
    <w:multiLevelType w:val="hybridMultilevel"/>
    <w:tmpl w:val="1B7266F0"/>
    <w:lvl w:ilvl="0" w:tplc="04090001">
      <w:numFmt w:val="decimal"/>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15:restartNumberingAfterBreak="0">
    <w:nsid w:val="78E5322C"/>
    <w:multiLevelType w:val="hybridMultilevel"/>
    <w:tmpl w:val="DA0A366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7CF92389"/>
    <w:multiLevelType w:val="hybridMultilevel"/>
    <w:tmpl w:val="9EB87DCC"/>
    <w:lvl w:ilvl="0" w:tplc="E966873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27094054">
    <w:abstractNumId w:val="34"/>
  </w:num>
  <w:num w:numId="2" w16cid:durableId="1872526884">
    <w:abstractNumId w:val="0"/>
  </w:num>
  <w:num w:numId="3" w16cid:durableId="1970016753">
    <w:abstractNumId w:val="10"/>
  </w:num>
  <w:num w:numId="4" w16cid:durableId="1501654992">
    <w:abstractNumId w:val="24"/>
  </w:num>
  <w:num w:numId="5" w16cid:durableId="1502310025">
    <w:abstractNumId w:val="26"/>
  </w:num>
  <w:num w:numId="6" w16cid:durableId="2058627284">
    <w:abstractNumId w:val="23"/>
  </w:num>
  <w:num w:numId="7" w16cid:durableId="1594127703">
    <w:abstractNumId w:val="14"/>
  </w:num>
  <w:num w:numId="8" w16cid:durableId="1395548953">
    <w:abstractNumId w:val="2"/>
  </w:num>
  <w:num w:numId="9" w16cid:durableId="14077273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8650915">
    <w:abstractNumId w:val="33"/>
  </w:num>
  <w:num w:numId="11" w16cid:durableId="146824345">
    <w:abstractNumId w:val="19"/>
  </w:num>
  <w:num w:numId="12" w16cid:durableId="875393592">
    <w:abstractNumId w:val="15"/>
  </w:num>
  <w:num w:numId="13" w16cid:durableId="903955326">
    <w:abstractNumId w:val="20"/>
  </w:num>
  <w:num w:numId="14" w16cid:durableId="826362501">
    <w:abstractNumId w:val="8"/>
  </w:num>
  <w:num w:numId="15" w16cid:durableId="5403966">
    <w:abstractNumId w:val="16"/>
  </w:num>
  <w:num w:numId="16" w16cid:durableId="1995720977">
    <w:abstractNumId w:val="6"/>
  </w:num>
  <w:num w:numId="17" w16cid:durableId="223687167">
    <w:abstractNumId w:val="35"/>
  </w:num>
  <w:num w:numId="18" w16cid:durableId="1787963974">
    <w:abstractNumId w:val="30"/>
  </w:num>
  <w:num w:numId="19" w16cid:durableId="1864632624">
    <w:abstractNumId w:val="22"/>
  </w:num>
  <w:num w:numId="20" w16cid:durableId="83763680">
    <w:abstractNumId w:val="31"/>
  </w:num>
  <w:num w:numId="21" w16cid:durableId="975915006">
    <w:abstractNumId w:val="32"/>
  </w:num>
  <w:num w:numId="22" w16cid:durableId="1147163713">
    <w:abstractNumId w:val="13"/>
  </w:num>
  <w:num w:numId="23" w16cid:durableId="952244983">
    <w:abstractNumId w:val="7"/>
  </w:num>
  <w:num w:numId="24" w16cid:durableId="1456294033">
    <w:abstractNumId w:val="11"/>
  </w:num>
  <w:num w:numId="25" w16cid:durableId="568346715">
    <w:abstractNumId w:val="3"/>
  </w:num>
  <w:num w:numId="26" w16cid:durableId="2033457218">
    <w:abstractNumId w:val="27"/>
  </w:num>
  <w:num w:numId="27" w16cid:durableId="280572916">
    <w:abstractNumId w:val="21"/>
  </w:num>
  <w:num w:numId="28" w16cid:durableId="963925432">
    <w:abstractNumId w:val="1"/>
  </w:num>
  <w:num w:numId="29" w16cid:durableId="2041858690">
    <w:abstractNumId w:val="18"/>
  </w:num>
  <w:num w:numId="30" w16cid:durableId="2121677153">
    <w:abstractNumId w:val="37"/>
  </w:num>
  <w:num w:numId="31" w16cid:durableId="918826428">
    <w:abstractNumId w:val="12"/>
  </w:num>
  <w:num w:numId="32" w16cid:durableId="1204321395">
    <w:abstractNumId w:val="5"/>
  </w:num>
  <w:num w:numId="33" w16cid:durableId="118884003">
    <w:abstractNumId w:val="5"/>
  </w:num>
  <w:num w:numId="34" w16cid:durableId="206382785">
    <w:abstractNumId w:val="36"/>
  </w:num>
  <w:num w:numId="35" w16cid:durableId="625431435">
    <w:abstractNumId w:val="29"/>
  </w:num>
  <w:num w:numId="36" w16cid:durableId="1141652042">
    <w:abstractNumId w:val="28"/>
  </w:num>
  <w:num w:numId="37" w16cid:durableId="1103575575">
    <w:abstractNumId w:val="9"/>
  </w:num>
  <w:num w:numId="38" w16cid:durableId="1596666027">
    <w:abstractNumId w:val="17"/>
  </w:num>
  <w:num w:numId="39" w16cid:durableId="158309926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ddhima Attanayaka">
    <w15:presenceInfo w15:providerId="AD" w15:userId="S::buddhima.a@sliit.lk::f60b00a5-c963-49c5-9d44-830a67a95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IwMTSzNDA1tDQyNzdV0lEKTi0uzszPAykwrAUAX0qsJywAAAA="/>
  </w:docVars>
  <w:rsids>
    <w:rsidRoot w:val="00F420E1"/>
    <w:rsid w:val="000034ED"/>
    <w:rsid w:val="000067D3"/>
    <w:rsid w:val="000206D1"/>
    <w:rsid w:val="000216D0"/>
    <w:rsid w:val="000248F9"/>
    <w:rsid w:val="00031A7F"/>
    <w:rsid w:val="0004320E"/>
    <w:rsid w:val="00043D15"/>
    <w:rsid w:val="00056ECA"/>
    <w:rsid w:val="00060322"/>
    <w:rsid w:val="00072F13"/>
    <w:rsid w:val="00073AD8"/>
    <w:rsid w:val="000761AA"/>
    <w:rsid w:val="000769A7"/>
    <w:rsid w:val="000846C3"/>
    <w:rsid w:val="0008489B"/>
    <w:rsid w:val="000850AC"/>
    <w:rsid w:val="00086557"/>
    <w:rsid w:val="0009045B"/>
    <w:rsid w:val="000B02E6"/>
    <w:rsid w:val="000B59C7"/>
    <w:rsid w:val="000C736A"/>
    <w:rsid w:val="000D0AC7"/>
    <w:rsid w:val="000F4AE6"/>
    <w:rsid w:val="000F706C"/>
    <w:rsid w:val="00111217"/>
    <w:rsid w:val="00111F06"/>
    <w:rsid w:val="00114AD8"/>
    <w:rsid w:val="00120934"/>
    <w:rsid w:val="0014391B"/>
    <w:rsid w:val="00143FD8"/>
    <w:rsid w:val="00162F44"/>
    <w:rsid w:val="00170F8A"/>
    <w:rsid w:val="00175703"/>
    <w:rsid w:val="0018578F"/>
    <w:rsid w:val="001874B9"/>
    <w:rsid w:val="00191F2E"/>
    <w:rsid w:val="001A6877"/>
    <w:rsid w:val="001B225D"/>
    <w:rsid w:val="001B7DD3"/>
    <w:rsid w:val="001C6534"/>
    <w:rsid w:val="001D0316"/>
    <w:rsid w:val="001D2936"/>
    <w:rsid w:val="001D57E3"/>
    <w:rsid w:val="001D6629"/>
    <w:rsid w:val="001D6A18"/>
    <w:rsid w:val="001E2C9B"/>
    <w:rsid w:val="001E4585"/>
    <w:rsid w:val="001F1B32"/>
    <w:rsid w:val="00215235"/>
    <w:rsid w:val="00216CFB"/>
    <w:rsid w:val="002228D7"/>
    <w:rsid w:val="00230706"/>
    <w:rsid w:val="002353CC"/>
    <w:rsid w:val="00241920"/>
    <w:rsid w:val="00241B58"/>
    <w:rsid w:val="00246541"/>
    <w:rsid w:val="002504AE"/>
    <w:rsid w:val="00251E88"/>
    <w:rsid w:val="00251F03"/>
    <w:rsid w:val="00253619"/>
    <w:rsid w:val="00256892"/>
    <w:rsid w:val="00261881"/>
    <w:rsid w:val="002632B6"/>
    <w:rsid w:val="00263AE8"/>
    <w:rsid w:val="00267BEF"/>
    <w:rsid w:val="002752DF"/>
    <w:rsid w:val="002844E6"/>
    <w:rsid w:val="00285608"/>
    <w:rsid w:val="00285A8E"/>
    <w:rsid w:val="0029551A"/>
    <w:rsid w:val="002A5B9B"/>
    <w:rsid w:val="002A7904"/>
    <w:rsid w:val="002B5657"/>
    <w:rsid w:val="002B64E6"/>
    <w:rsid w:val="002B76E7"/>
    <w:rsid w:val="002D2034"/>
    <w:rsid w:val="002D47F2"/>
    <w:rsid w:val="002D512D"/>
    <w:rsid w:val="002E7745"/>
    <w:rsid w:val="002F1095"/>
    <w:rsid w:val="00300F42"/>
    <w:rsid w:val="00304F06"/>
    <w:rsid w:val="003140B4"/>
    <w:rsid w:val="00316D76"/>
    <w:rsid w:val="00317880"/>
    <w:rsid w:val="00342A40"/>
    <w:rsid w:val="00355954"/>
    <w:rsid w:val="00361C72"/>
    <w:rsid w:val="0036460A"/>
    <w:rsid w:val="00370175"/>
    <w:rsid w:val="00376BDE"/>
    <w:rsid w:val="00377ACB"/>
    <w:rsid w:val="00380C59"/>
    <w:rsid w:val="003845D1"/>
    <w:rsid w:val="003A07CC"/>
    <w:rsid w:val="003A225B"/>
    <w:rsid w:val="003A5ED1"/>
    <w:rsid w:val="003B2915"/>
    <w:rsid w:val="003B2C37"/>
    <w:rsid w:val="003C1460"/>
    <w:rsid w:val="003C640A"/>
    <w:rsid w:val="003D2A28"/>
    <w:rsid w:val="003D43E2"/>
    <w:rsid w:val="003D7DD2"/>
    <w:rsid w:val="003E0E9F"/>
    <w:rsid w:val="003E0ED3"/>
    <w:rsid w:val="003F0479"/>
    <w:rsid w:val="003F15ED"/>
    <w:rsid w:val="003F2394"/>
    <w:rsid w:val="003F47CB"/>
    <w:rsid w:val="00401B02"/>
    <w:rsid w:val="00403827"/>
    <w:rsid w:val="00403C68"/>
    <w:rsid w:val="00404BD0"/>
    <w:rsid w:val="0041526D"/>
    <w:rsid w:val="00416682"/>
    <w:rsid w:val="00421F85"/>
    <w:rsid w:val="00431B04"/>
    <w:rsid w:val="0043229A"/>
    <w:rsid w:val="00434812"/>
    <w:rsid w:val="004354D5"/>
    <w:rsid w:val="00440C29"/>
    <w:rsid w:val="00441902"/>
    <w:rsid w:val="004431E3"/>
    <w:rsid w:val="00451E89"/>
    <w:rsid w:val="004525C8"/>
    <w:rsid w:val="00454938"/>
    <w:rsid w:val="0045504F"/>
    <w:rsid w:val="004769BE"/>
    <w:rsid w:val="00486DB6"/>
    <w:rsid w:val="004877DD"/>
    <w:rsid w:val="00495721"/>
    <w:rsid w:val="00497B21"/>
    <w:rsid w:val="004A6331"/>
    <w:rsid w:val="004B4BF5"/>
    <w:rsid w:val="004B7D6D"/>
    <w:rsid w:val="004B7F8F"/>
    <w:rsid w:val="004C1D0F"/>
    <w:rsid w:val="004E2BC4"/>
    <w:rsid w:val="004E6613"/>
    <w:rsid w:val="004E6F5E"/>
    <w:rsid w:val="004E7B9D"/>
    <w:rsid w:val="00502A58"/>
    <w:rsid w:val="005039F6"/>
    <w:rsid w:val="00513258"/>
    <w:rsid w:val="00516B94"/>
    <w:rsid w:val="00525A21"/>
    <w:rsid w:val="0054564B"/>
    <w:rsid w:val="0055523B"/>
    <w:rsid w:val="005578A5"/>
    <w:rsid w:val="00557BD0"/>
    <w:rsid w:val="00563261"/>
    <w:rsid w:val="0056529C"/>
    <w:rsid w:val="0057484D"/>
    <w:rsid w:val="0057517B"/>
    <w:rsid w:val="00586E80"/>
    <w:rsid w:val="00595C73"/>
    <w:rsid w:val="005970B5"/>
    <w:rsid w:val="005978B2"/>
    <w:rsid w:val="005A536E"/>
    <w:rsid w:val="005A76BF"/>
    <w:rsid w:val="005B414D"/>
    <w:rsid w:val="005C2AA7"/>
    <w:rsid w:val="005C58A3"/>
    <w:rsid w:val="005D61FE"/>
    <w:rsid w:val="005E080D"/>
    <w:rsid w:val="005E63C2"/>
    <w:rsid w:val="005F2267"/>
    <w:rsid w:val="005F23FD"/>
    <w:rsid w:val="00616106"/>
    <w:rsid w:val="0064688E"/>
    <w:rsid w:val="006522CB"/>
    <w:rsid w:val="00653447"/>
    <w:rsid w:val="0066199C"/>
    <w:rsid w:val="00672B6A"/>
    <w:rsid w:val="006A0432"/>
    <w:rsid w:val="006B2BE2"/>
    <w:rsid w:val="006C2435"/>
    <w:rsid w:val="006C4260"/>
    <w:rsid w:val="006D1287"/>
    <w:rsid w:val="006D3F74"/>
    <w:rsid w:val="006D6EB6"/>
    <w:rsid w:val="006D7FFE"/>
    <w:rsid w:val="006E4E9E"/>
    <w:rsid w:val="006F2C9A"/>
    <w:rsid w:val="006F727D"/>
    <w:rsid w:val="007078A9"/>
    <w:rsid w:val="0071244B"/>
    <w:rsid w:val="00715B0F"/>
    <w:rsid w:val="0072711B"/>
    <w:rsid w:val="00732609"/>
    <w:rsid w:val="007327AA"/>
    <w:rsid w:val="00740A91"/>
    <w:rsid w:val="00745D67"/>
    <w:rsid w:val="00747621"/>
    <w:rsid w:val="007548F5"/>
    <w:rsid w:val="00760016"/>
    <w:rsid w:val="00765190"/>
    <w:rsid w:val="00766F15"/>
    <w:rsid w:val="00785B7D"/>
    <w:rsid w:val="007863B7"/>
    <w:rsid w:val="007871D5"/>
    <w:rsid w:val="00791427"/>
    <w:rsid w:val="00794B4B"/>
    <w:rsid w:val="00797D6B"/>
    <w:rsid w:val="007A0EF9"/>
    <w:rsid w:val="007A19E7"/>
    <w:rsid w:val="007A55DA"/>
    <w:rsid w:val="007A7D6F"/>
    <w:rsid w:val="007C2A64"/>
    <w:rsid w:val="007C5382"/>
    <w:rsid w:val="007C58D0"/>
    <w:rsid w:val="007F70CE"/>
    <w:rsid w:val="0080167F"/>
    <w:rsid w:val="00801FE0"/>
    <w:rsid w:val="00802154"/>
    <w:rsid w:val="0080625A"/>
    <w:rsid w:val="00813CD2"/>
    <w:rsid w:val="008174D2"/>
    <w:rsid w:val="008204E4"/>
    <w:rsid w:val="00823C7A"/>
    <w:rsid w:val="0082432A"/>
    <w:rsid w:val="008401E0"/>
    <w:rsid w:val="00840328"/>
    <w:rsid w:val="00845F29"/>
    <w:rsid w:val="00851264"/>
    <w:rsid w:val="008529A2"/>
    <w:rsid w:val="00854579"/>
    <w:rsid w:val="0085696F"/>
    <w:rsid w:val="0087611F"/>
    <w:rsid w:val="00877E8C"/>
    <w:rsid w:val="00890BBE"/>
    <w:rsid w:val="00892362"/>
    <w:rsid w:val="00893B0B"/>
    <w:rsid w:val="008959EC"/>
    <w:rsid w:val="008961A4"/>
    <w:rsid w:val="008A3F7A"/>
    <w:rsid w:val="008B01D4"/>
    <w:rsid w:val="008C3B6E"/>
    <w:rsid w:val="008C45BB"/>
    <w:rsid w:val="008C69B4"/>
    <w:rsid w:val="008E17DD"/>
    <w:rsid w:val="008E3B0F"/>
    <w:rsid w:val="008E4F94"/>
    <w:rsid w:val="008E72E3"/>
    <w:rsid w:val="008F02E0"/>
    <w:rsid w:val="008F1328"/>
    <w:rsid w:val="008F49B0"/>
    <w:rsid w:val="009214E3"/>
    <w:rsid w:val="009235F3"/>
    <w:rsid w:val="00923FC7"/>
    <w:rsid w:val="00924240"/>
    <w:rsid w:val="009250AD"/>
    <w:rsid w:val="00925ADA"/>
    <w:rsid w:val="00935C29"/>
    <w:rsid w:val="0094295F"/>
    <w:rsid w:val="009432D4"/>
    <w:rsid w:val="009444BE"/>
    <w:rsid w:val="00946E1A"/>
    <w:rsid w:val="00952C28"/>
    <w:rsid w:val="00957078"/>
    <w:rsid w:val="00961FF3"/>
    <w:rsid w:val="0096567C"/>
    <w:rsid w:val="0097080D"/>
    <w:rsid w:val="00973F08"/>
    <w:rsid w:val="009836A3"/>
    <w:rsid w:val="00992E90"/>
    <w:rsid w:val="00996935"/>
    <w:rsid w:val="0099786D"/>
    <w:rsid w:val="009A0052"/>
    <w:rsid w:val="009A08F5"/>
    <w:rsid w:val="009A1DEF"/>
    <w:rsid w:val="009A6B2A"/>
    <w:rsid w:val="009A7D6E"/>
    <w:rsid w:val="009B00AF"/>
    <w:rsid w:val="009B1FF9"/>
    <w:rsid w:val="009B2291"/>
    <w:rsid w:val="009B4645"/>
    <w:rsid w:val="009D47D4"/>
    <w:rsid w:val="009E2BAA"/>
    <w:rsid w:val="009F47AF"/>
    <w:rsid w:val="009F7F3C"/>
    <w:rsid w:val="00A039A2"/>
    <w:rsid w:val="00A110F0"/>
    <w:rsid w:val="00A12EFB"/>
    <w:rsid w:val="00A17759"/>
    <w:rsid w:val="00A22DE8"/>
    <w:rsid w:val="00A2339A"/>
    <w:rsid w:val="00A379E7"/>
    <w:rsid w:val="00A41776"/>
    <w:rsid w:val="00A537C4"/>
    <w:rsid w:val="00A54149"/>
    <w:rsid w:val="00A63110"/>
    <w:rsid w:val="00A65331"/>
    <w:rsid w:val="00A663CD"/>
    <w:rsid w:val="00A71E22"/>
    <w:rsid w:val="00A7461E"/>
    <w:rsid w:val="00A816CF"/>
    <w:rsid w:val="00A96817"/>
    <w:rsid w:val="00AA1241"/>
    <w:rsid w:val="00AA353D"/>
    <w:rsid w:val="00AA3A4B"/>
    <w:rsid w:val="00AB1619"/>
    <w:rsid w:val="00AB482B"/>
    <w:rsid w:val="00AB6922"/>
    <w:rsid w:val="00AC2FE4"/>
    <w:rsid w:val="00AC4937"/>
    <w:rsid w:val="00AC5A07"/>
    <w:rsid w:val="00AC5E01"/>
    <w:rsid w:val="00AC66A2"/>
    <w:rsid w:val="00AC6B2E"/>
    <w:rsid w:val="00AD6E95"/>
    <w:rsid w:val="00AE313E"/>
    <w:rsid w:val="00AE6A99"/>
    <w:rsid w:val="00AF1C67"/>
    <w:rsid w:val="00AF7D10"/>
    <w:rsid w:val="00B01C6C"/>
    <w:rsid w:val="00B270B2"/>
    <w:rsid w:val="00B27930"/>
    <w:rsid w:val="00B35069"/>
    <w:rsid w:val="00B372F1"/>
    <w:rsid w:val="00B44727"/>
    <w:rsid w:val="00B4537C"/>
    <w:rsid w:val="00B5155F"/>
    <w:rsid w:val="00B5387B"/>
    <w:rsid w:val="00B574F3"/>
    <w:rsid w:val="00B5761B"/>
    <w:rsid w:val="00B6219F"/>
    <w:rsid w:val="00B6640C"/>
    <w:rsid w:val="00B672A1"/>
    <w:rsid w:val="00B7092E"/>
    <w:rsid w:val="00B723D7"/>
    <w:rsid w:val="00B82253"/>
    <w:rsid w:val="00B83B71"/>
    <w:rsid w:val="00B83F10"/>
    <w:rsid w:val="00B92A21"/>
    <w:rsid w:val="00B97302"/>
    <w:rsid w:val="00BA0FFA"/>
    <w:rsid w:val="00BA4F00"/>
    <w:rsid w:val="00BB31E9"/>
    <w:rsid w:val="00BB458D"/>
    <w:rsid w:val="00BD0AC8"/>
    <w:rsid w:val="00BD3272"/>
    <w:rsid w:val="00BD4174"/>
    <w:rsid w:val="00BD6C3B"/>
    <w:rsid w:val="00BF03DE"/>
    <w:rsid w:val="00BF71F7"/>
    <w:rsid w:val="00BF7B71"/>
    <w:rsid w:val="00C03BA0"/>
    <w:rsid w:val="00C0429F"/>
    <w:rsid w:val="00C10A74"/>
    <w:rsid w:val="00C11BE3"/>
    <w:rsid w:val="00C1212F"/>
    <w:rsid w:val="00C12864"/>
    <w:rsid w:val="00C1728D"/>
    <w:rsid w:val="00C21013"/>
    <w:rsid w:val="00C25018"/>
    <w:rsid w:val="00C45375"/>
    <w:rsid w:val="00C45FBA"/>
    <w:rsid w:val="00C5604C"/>
    <w:rsid w:val="00C7693D"/>
    <w:rsid w:val="00C76FED"/>
    <w:rsid w:val="00C8014C"/>
    <w:rsid w:val="00C82598"/>
    <w:rsid w:val="00CA119A"/>
    <w:rsid w:val="00CB371A"/>
    <w:rsid w:val="00CC1492"/>
    <w:rsid w:val="00CC257B"/>
    <w:rsid w:val="00CC3880"/>
    <w:rsid w:val="00CC446F"/>
    <w:rsid w:val="00CC5673"/>
    <w:rsid w:val="00CC5D45"/>
    <w:rsid w:val="00CC741C"/>
    <w:rsid w:val="00CD036A"/>
    <w:rsid w:val="00CD2810"/>
    <w:rsid w:val="00CD2ED3"/>
    <w:rsid w:val="00CD4E35"/>
    <w:rsid w:val="00CE0FAE"/>
    <w:rsid w:val="00CE44C3"/>
    <w:rsid w:val="00CE76BC"/>
    <w:rsid w:val="00CF0748"/>
    <w:rsid w:val="00D02550"/>
    <w:rsid w:val="00D0399C"/>
    <w:rsid w:val="00D1296C"/>
    <w:rsid w:val="00D15E92"/>
    <w:rsid w:val="00D204C8"/>
    <w:rsid w:val="00D20CD6"/>
    <w:rsid w:val="00D262E6"/>
    <w:rsid w:val="00D4116D"/>
    <w:rsid w:val="00D52A48"/>
    <w:rsid w:val="00D621EF"/>
    <w:rsid w:val="00D63D20"/>
    <w:rsid w:val="00D7056F"/>
    <w:rsid w:val="00D7259E"/>
    <w:rsid w:val="00D76C40"/>
    <w:rsid w:val="00D83A49"/>
    <w:rsid w:val="00D913FD"/>
    <w:rsid w:val="00D94828"/>
    <w:rsid w:val="00DA0B19"/>
    <w:rsid w:val="00DA463D"/>
    <w:rsid w:val="00DA60D0"/>
    <w:rsid w:val="00DB2BB9"/>
    <w:rsid w:val="00DB6BEE"/>
    <w:rsid w:val="00DC40EB"/>
    <w:rsid w:val="00DC5862"/>
    <w:rsid w:val="00DD52D3"/>
    <w:rsid w:val="00DD68F1"/>
    <w:rsid w:val="00DE3A07"/>
    <w:rsid w:val="00DF1446"/>
    <w:rsid w:val="00E02D45"/>
    <w:rsid w:val="00E0308C"/>
    <w:rsid w:val="00E032BF"/>
    <w:rsid w:val="00E076ED"/>
    <w:rsid w:val="00E13BBF"/>
    <w:rsid w:val="00E147F6"/>
    <w:rsid w:val="00E14AF3"/>
    <w:rsid w:val="00E24575"/>
    <w:rsid w:val="00E253C2"/>
    <w:rsid w:val="00E34351"/>
    <w:rsid w:val="00E35A1C"/>
    <w:rsid w:val="00E440C1"/>
    <w:rsid w:val="00E44A81"/>
    <w:rsid w:val="00E45D6B"/>
    <w:rsid w:val="00E467FD"/>
    <w:rsid w:val="00E46FC3"/>
    <w:rsid w:val="00E533DB"/>
    <w:rsid w:val="00E54BC0"/>
    <w:rsid w:val="00E54BF0"/>
    <w:rsid w:val="00E57EBF"/>
    <w:rsid w:val="00E657D9"/>
    <w:rsid w:val="00E6652A"/>
    <w:rsid w:val="00E70FB2"/>
    <w:rsid w:val="00E71E6C"/>
    <w:rsid w:val="00E75730"/>
    <w:rsid w:val="00EA10D1"/>
    <w:rsid w:val="00EB2BF5"/>
    <w:rsid w:val="00EC173C"/>
    <w:rsid w:val="00ED35F1"/>
    <w:rsid w:val="00ED568D"/>
    <w:rsid w:val="00ED6595"/>
    <w:rsid w:val="00EF0BD7"/>
    <w:rsid w:val="00EF3F8B"/>
    <w:rsid w:val="00EF5765"/>
    <w:rsid w:val="00F038BA"/>
    <w:rsid w:val="00F10E54"/>
    <w:rsid w:val="00F136E8"/>
    <w:rsid w:val="00F171C2"/>
    <w:rsid w:val="00F175FB"/>
    <w:rsid w:val="00F24AF6"/>
    <w:rsid w:val="00F24FBA"/>
    <w:rsid w:val="00F275D8"/>
    <w:rsid w:val="00F30925"/>
    <w:rsid w:val="00F331D9"/>
    <w:rsid w:val="00F420E1"/>
    <w:rsid w:val="00F43221"/>
    <w:rsid w:val="00F45FD1"/>
    <w:rsid w:val="00F57F37"/>
    <w:rsid w:val="00F62333"/>
    <w:rsid w:val="00F81A1D"/>
    <w:rsid w:val="00F902DF"/>
    <w:rsid w:val="00FA3648"/>
    <w:rsid w:val="00FB1919"/>
    <w:rsid w:val="00FB6072"/>
    <w:rsid w:val="00FB7B61"/>
    <w:rsid w:val="00FC2659"/>
    <w:rsid w:val="00FC6CA8"/>
    <w:rsid w:val="00FF4980"/>
    <w:rsid w:val="00FF4F6E"/>
    <w:rsid w:val="00FF6C60"/>
    <w:rsid w:val="011C937C"/>
    <w:rsid w:val="092C3353"/>
    <w:rsid w:val="243D087D"/>
    <w:rsid w:val="33660B65"/>
    <w:rsid w:val="3489BEC1"/>
    <w:rsid w:val="3F83E109"/>
    <w:rsid w:val="44693745"/>
    <w:rsid w:val="447CBF7C"/>
    <w:rsid w:val="4EA51678"/>
    <w:rsid w:val="509B9CC5"/>
    <w:rsid w:val="55CEC99F"/>
    <w:rsid w:val="591D2D1B"/>
    <w:rsid w:val="593F82BD"/>
    <w:rsid w:val="613DD1A0"/>
    <w:rsid w:val="64F17D00"/>
    <w:rsid w:val="67B8C053"/>
    <w:rsid w:val="7FB18CB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C1426"/>
  <w15:chartTrackingRefBased/>
  <w15:docId w15:val="{286C255B-AEAB-4CA2-ADE9-50EFA760C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B2A"/>
    <w:rPr>
      <w:rFonts w:cs="Mangal"/>
    </w:rPr>
  </w:style>
  <w:style w:type="paragraph" w:styleId="Heading1">
    <w:name w:val="heading 1"/>
    <w:basedOn w:val="Normal"/>
    <w:next w:val="Normal"/>
    <w:link w:val="Heading1Char"/>
    <w:uiPriority w:val="9"/>
    <w:qFormat/>
    <w:rsid w:val="0036460A"/>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72711B"/>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0206D1"/>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331"/>
    <w:pPr>
      <w:ind w:left="720"/>
      <w:contextualSpacing/>
    </w:pPr>
  </w:style>
  <w:style w:type="table" w:styleId="TableGrid">
    <w:name w:val="Table Grid"/>
    <w:basedOn w:val="TableNormal"/>
    <w:uiPriority w:val="59"/>
    <w:rsid w:val="00A65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4938"/>
    <w:rPr>
      <w:b/>
      <w:bCs/>
    </w:rPr>
  </w:style>
  <w:style w:type="table" w:styleId="LightShading-Accent1">
    <w:name w:val="Light Shading Accent 1"/>
    <w:basedOn w:val="TableNormal"/>
    <w:uiPriority w:val="60"/>
    <w:rsid w:val="00801FE0"/>
    <w:pPr>
      <w:spacing w:after="0" w:line="240" w:lineRule="auto"/>
    </w:pPr>
    <w:rPr>
      <w:color w:val="2F5496" w:themeColor="accent1" w:themeShade="BF"/>
      <w:szCs w:val="22"/>
      <w:lang w:eastAsia="en-US" w:bidi="ta-I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BD4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174"/>
    <w:rPr>
      <w:rFonts w:cs="Mangal"/>
    </w:rPr>
  </w:style>
  <w:style w:type="paragraph" w:styleId="Footer">
    <w:name w:val="footer"/>
    <w:basedOn w:val="Normal"/>
    <w:link w:val="FooterChar"/>
    <w:uiPriority w:val="99"/>
    <w:unhideWhenUsed/>
    <w:rsid w:val="00BD4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174"/>
    <w:rPr>
      <w:rFonts w:cs="Mangal"/>
    </w:rPr>
  </w:style>
  <w:style w:type="character" w:customStyle="1" w:styleId="Heading1Char">
    <w:name w:val="Heading 1 Char"/>
    <w:basedOn w:val="DefaultParagraphFont"/>
    <w:link w:val="Heading1"/>
    <w:uiPriority w:val="9"/>
    <w:rsid w:val="0036460A"/>
    <w:rPr>
      <w:rFonts w:asciiTheme="majorHAnsi" w:eastAsiaTheme="majorEastAsia" w:hAnsiTheme="majorHAnsi" w:cstheme="majorBidi"/>
      <w:color w:val="2F5496" w:themeColor="accent1" w:themeShade="BF"/>
      <w:sz w:val="32"/>
      <w:szCs w:val="29"/>
    </w:rPr>
  </w:style>
  <w:style w:type="table" w:customStyle="1" w:styleId="TableGrid1">
    <w:name w:val="Table Grid1"/>
    <w:basedOn w:val="TableNormal"/>
    <w:uiPriority w:val="59"/>
    <w:rsid w:val="00DA0B19"/>
    <w:pPr>
      <w:spacing w:after="0" w:line="240" w:lineRule="auto"/>
    </w:pPr>
    <w:rPr>
      <w:szCs w:val="22"/>
      <w:lang w:bidi="ta-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44C3"/>
    <w:rPr>
      <w:color w:val="808080"/>
    </w:rPr>
  </w:style>
  <w:style w:type="character" w:customStyle="1" w:styleId="Heading2Char">
    <w:name w:val="Heading 2 Char"/>
    <w:basedOn w:val="DefaultParagraphFont"/>
    <w:link w:val="Heading2"/>
    <w:uiPriority w:val="9"/>
    <w:semiHidden/>
    <w:rsid w:val="0072711B"/>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0206D1"/>
    <w:rPr>
      <w:rFonts w:asciiTheme="majorHAnsi" w:eastAsiaTheme="majorEastAsia" w:hAnsiTheme="majorHAnsi" w:cstheme="majorBidi"/>
      <w:color w:val="1F3763" w:themeColor="accent1" w:themeShade="7F"/>
      <w:sz w:val="24"/>
      <w:szCs w:val="21"/>
    </w:rPr>
  </w:style>
  <w:style w:type="paragraph" w:styleId="NoSpacing">
    <w:name w:val="No Spacing"/>
    <w:uiPriority w:val="1"/>
    <w:qFormat/>
    <w:rsid w:val="001D0316"/>
    <w:pPr>
      <w:spacing w:after="0" w:line="240" w:lineRule="auto"/>
    </w:pPr>
    <w:rPr>
      <w:rFonts w:cs="Mangal"/>
    </w:rPr>
  </w:style>
  <w:style w:type="paragraph" w:styleId="NormalWeb">
    <w:name w:val="Normal (Web)"/>
    <w:basedOn w:val="Normal"/>
    <w:uiPriority w:val="99"/>
    <w:semiHidden/>
    <w:unhideWhenUsed/>
    <w:rsid w:val="00DB6BEE"/>
    <w:rPr>
      <w:rFonts w:ascii="Times New Roman" w:hAnsi="Times New Roman"/>
      <w:sz w:val="24"/>
      <w:szCs w:val="21"/>
    </w:rPr>
  </w:style>
  <w:style w:type="character" w:styleId="CommentReference">
    <w:name w:val="annotation reference"/>
    <w:basedOn w:val="DefaultParagraphFont"/>
    <w:uiPriority w:val="99"/>
    <w:semiHidden/>
    <w:unhideWhenUsed/>
    <w:rsid w:val="00ED35F1"/>
    <w:rPr>
      <w:sz w:val="16"/>
      <w:szCs w:val="16"/>
    </w:rPr>
  </w:style>
  <w:style w:type="paragraph" w:styleId="CommentText">
    <w:name w:val="annotation text"/>
    <w:basedOn w:val="Normal"/>
    <w:link w:val="CommentTextChar"/>
    <w:uiPriority w:val="99"/>
    <w:semiHidden/>
    <w:unhideWhenUsed/>
    <w:rsid w:val="00ED35F1"/>
    <w:pPr>
      <w:spacing w:line="240" w:lineRule="auto"/>
    </w:pPr>
    <w:rPr>
      <w:sz w:val="20"/>
      <w:szCs w:val="18"/>
    </w:rPr>
  </w:style>
  <w:style w:type="character" w:customStyle="1" w:styleId="CommentTextChar">
    <w:name w:val="Comment Text Char"/>
    <w:basedOn w:val="DefaultParagraphFont"/>
    <w:link w:val="CommentText"/>
    <w:uiPriority w:val="99"/>
    <w:semiHidden/>
    <w:rsid w:val="00ED35F1"/>
    <w:rPr>
      <w:rFonts w:cs="Mangal"/>
      <w:sz w:val="20"/>
      <w:szCs w:val="18"/>
    </w:rPr>
  </w:style>
  <w:style w:type="paragraph" w:styleId="CommentSubject">
    <w:name w:val="annotation subject"/>
    <w:basedOn w:val="CommentText"/>
    <w:next w:val="CommentText"/>
    <w:link w:val="CommentSubjectChar"/>
    <w:uiPriority w:val="99"/>
    <w:semiHidden/>
    <w:unhideWhenUsed/>
    <w:rsid w:val="00ED35F1"/>
    <w:rPr>
      <w:b/>
      <w:bCs/>
    </w:rPr>
  </w:style>
  <w:style w:type="character" w:customStyle="1" w:styleId="CommentSubjectChar">
    <w:name w:val="Comment Subject Char"/>
    <w:basedOn w:val="CommentTextChar"/>
    <w:link w:val="CommentSubject"/>
    <w:uiPriority w:val="99"/>
    <w:semiHidden/>
    <w:rsid w:val="00ED35F1"/>
    <w:rPr>
      <w:rFonts w:cs="Mangal"/>
      <w:b/>
      <w:bCs/>
      <w:sz w:val="20"/>
      <w:szCs w:val="18"/>
    </w:rPr>
  </w:style>
  <w:style w:type="paragraph" w:styleId="Revision">
    <w:name w:val="Revision"/>
    <w:hidden/>
    <w:uiPriority w:val="99"/>
    <w:semiHidden/>
    <w:rsid w:val="00B6219F"/>
    <w:pPr>
      <w:spacing w:after="0" w:line="240" w:lineRule="auto"/>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93033">
      <w:marLeft w:val="0"/>
      <w:marRight w:val="0"/>
      <w:marTop w:val="0"/>
      <w:marBottom w:val="0"/>
      <w:divBdr>
        <w:top w:val="none" w:sz="0" w:space="0" w:color="auto"/>
        <w:left w:val="none" w:sz="0" w:space="0" w:color="auto"/>
        <w:bottom w:val="none" w:sz="0" w:space="0" w:color="auto"/>
        <w:right w:val="none" w:sz="0" w:space="0" w:color="auto"/>
      </w:divBdr>
    </w:div>
    <w:div w:id="759840255">
      <w:marLeft w:val="0"/>
      <w:marRight w:val="0"/>
      <w:marTop w:val="0"/>
      <w:marBottom w:val="0"/>
      <w:divBdr>
        <w:top w:val="none" w:sz="0" w:space="0" w:color="auto"/>
        <w:left w:val="none" w:sz="0" w:space="0" w:color="auto"/>
        <w:bottom w:val="none" w:sz="0" w:space="0" w:color="auto"/>
        <w:right w:val="none" w:sz="0" w:space="0" w:color="auto"/>
      </w:divBdr>
    </w:div>
    <w:div w:id="121963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122FEDA7D24B04840938B92613AFA3"/>
        <w:category>
          <w:name w:val="General"/>
          <w:gallery w:val="placeholder"/>
        </w:category>
        <w:types>
          <w:type w:val="bbPlcHdr"/>
        </w:types>
        <w:behaviors>
          <w:behavior w:val="content"/>
        </w:behaviors>
        <w:guid w:val="{6DB9270F-15E5-46B0-B703-8D106BE31659}"/>
      </w:docPartPr>
      <w:docPartBody>
        <w:p w:rsidR="0078005B" w:rsidRDefault="00C0429F" w:rsidP="00C0429F">
          <w:pPr>
            <w:pStyle w:val="34122FEDA7D24B04840938B92613AFA3"/>
          </w:pPr>
          <w:r w:rsidRPr="0076663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29F"/>
    <w:rsid w:val="000014CA"/>
    <w:rsid w:val="000152CB"/>
    <w:rsid w:val="00027723"/>
    <w:rsid w:val="000769A7"/>
    <w:rsid w:val="000C736A"/>
    <w:rsid w:val="00184AAB"/>
    <w:rsid w:val="001B13E6"/>
    <w:rsid w:val="001B2609"/>
    <w:rsid w:val="00215235"/>
    <w:rsid w:val="00241A6D"/>
    <w:rsid w:val="00342A40"/>
    <w:rsid w:val="00373DDC"/>
    <w:rsid w:val="003E1F56"/>
    <w:rsid w:val="003F2394"/>
    <w:rsid w:val="00455DB5"/>
    <w:rsid w:val="004B4BF5"/>
    <w:rsid w:val="004E2BC4"/>
    <w:rsid w:val="006522CB"/>
    <w:rsid w:val="0078005B"/>
    <w:rsid w:val="007B7B1B"/>
    <w:rsid w:val="007C58D0"/>
    <w:rsid w:val="008452FB"/>
    <w:rsid w:val="00851264"/>
    <w:rsid w:val="008E6D33"/>
    <w:rsid w:val="009214E3"/>
    <w:rsid w:val="00961FF3"/>
    <w:rsid w:val="00973F08"/>
    <w:rsid w:val="009E49AE"/>
    <w:rsid w:val="00A12EFB"/>
    <w:rsid w:val="00A2705D"/>
    <w:rsid w:val="00A51221"/>
    <w:rsid w:val="00A623FD"/>
    <w:rsid w:val="00A8144F"/>
    <w:rsid w:val="00AB12F0"/>
    <w:rsid w:val="00AB1360"/>
    <w:rsid w:val="00AC0FE5"/>
    <w:rsid w:val="00B01C6C"/>
    <w:rsid w:val="00B5155F"/>
    <w:rsid w:val="00B76A86"/>
    <w:rsid w:val="00B94B30"/>
    <w:rsid w:val="00BD23B6"/>
    <w:rsid w:val="00BD5736"/>
    <w:rsid w:val="00C02178"/>
    <w:rsid w:val="00C0429F"/>
    <w:rsid w:val="00C11BE3"/>
    <w:rsid w:val="00DD52D3"/>
    <w:rsid w:val="00E34351"/>
    <w:rsid w:val="00EF3F8B"/>
    <w:rsid w:val="00F171C2"/>
    <w:rsid w:val="00F94BF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7723"/>
    <w:rPr>
      <w:color w:val="808080"/>
    </w:rPr>
  </w:style>
  <w:style w:type="paragraph" w:customStyle="1" w:styleId="34122FEDA7D24B04840938B92613AFA3">
    <w:name w:val="34122FEDA7D24B04840938B92613AFA3"/>
    <w:rsid w:val="00C0429F"/>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bcb448b-e496-46d6-b65e-001154fa212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3F6D1E4BB8B34E9E51B71C51AC2A0A" ma:contentTypeVersion="9" ma:contentTypeDescription="Create a new document." ma:contentTypeScope="" ma:versionID="399d490e55332705a90123256e0dc128">
  <xsd:schema xmlns:xsd="http://www.w3.org/2001/XMLSchema" xmlns:xs="http://www.w3.org/2001/XMLSchema" xmlns:p="http://schemas.microsoft.com/office/2006/metadata/properties" xmlns:ns3="ebcb448b-e496-46d6-b65e-001154fa212e" targetNamespace="http://schemas.microsoft.com/office/2006/metadata/properties" ma:root="true" ma:fieldsID="87c9b9ac64ca32080bcefeda61455dd7" ns3:_="">
    <xsd:import namespace="ebcb448b-e496-46d6-b65e-001154fa212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cb448b-e496-46d6-b65e-001154fa2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BB65A6-A90D-43AA-A8F7-51CF9EC59348}">
  <ds:schemaRefs>
    <ds:schemaRef ds:uri="http://schemas.openxmlformats.org/officeDocument/2006/bibliography"/>
  </ds:schemaRefs>
</ds:datastoreItem>
</file>

<file path=customXml/itemProps2.xml><?xml version="1.0" encoding="utf-8"?>
<ds:datastoreItem xmlns:ds="http://schemas.openxmlformats.org/officeDocument/2006/customXml" ds:itemID="{666D3A2D-F2A8-448E-AD22-87614B7D02E2}">
  <ds:schemaRefs>
    <ds:schemaRef ds:uri="http://purl.org/dc/elements/1.1/"/>
    <ds:schemaRef ds:uri="http://www.w3.org/XML/1998/namespace"/>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ebcb448b-e496-46d6-b65e-001154fa212e"/>
    <ds:schemaRef ds:uri="http://purl.org/dc/dcmitype/"/>
    <ds:schemaRef ds:uri="http://purl.org/dc/terms/"/>
  </ds:schemaRefs>
</ds:datastoreItem>
</file>

<file path=customXml/itemProps3.xml><?xml version="1.0" encoding="utf-8"?>
<ds:datastoreItem xmlns:ds="http://schemas.openxmlformats.org/officeDocument/2006/customXml" ds:itemID="{1E743E89-CE83-48F3-B133-72EF823425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cb448b-e496-46d6-b65e-001154fa21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D2EB93-7D3F-4E14-9D00-FCA0580E8E4F}">
  <ds:schemaRefs>
    <ds:schemaRef ds:uri="http://schemas.microsoft.com/sharepoint/v3/contenttype/forms"/>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1024</Words>
  <Characters>5838</Characters>
  <Application>Microsoft Office Word</Application>
  <DocSecurity>0</DocSecurity>
  <Lines>48</Lines>
  <Paragraphs>13</Paragraphs>
  <ScaleCrop>false</ScaleCrop>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CDAP SLIIT</dc:creator>
  <cp:keywords/>
  <dc:description/>
  <cp:lastModifiedBy>POOLIYADDA T M V M B it22134844</cp:lastModifiedBy>
  <cp:revision>2</cp:revision>
  <dcterms:created xsi:type="dcterms:W3CDTF">2026-01-14T18:12:00Z</dcterms:created>
  <dcterms:modified xsi:type="dcterms:W3CDTF">2026-01-14T18:12:00Z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419d67829457a35038dd664d8d2d4b67b9bc071aaf2143543ca097fac0b5f0a3</vt:lpwstr>
  </property>
  <property fmtid="{D5CDD505-2E9C-101B-9397-08002B2CF9AE}" pid="3" name="ContentTypeId">
    <vt:lpwstr>0x0101003C3F6D1E4BB8B34E9E51B71C51AC2A0A</vt:lpwstr>
  </property>
</Properties>
</file>